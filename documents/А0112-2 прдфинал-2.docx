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3E0C8" w14:textId="5E374723" w:rsidR="008F2BB8" w:rsidRPr="00662BBA" w:rsidRDefault="008F2BB8" w:rsidP="00DE391D">
      <w:pPr>
        <w:pStyle w:val="a9"/>
        <w:widowControl w:val="0"/>
        <w:tabs>
          <w:tab w:val="left" w:pos="284"/>
          <w:tab w:val="left" w:pos="426"/>
        </w:tabs>
        <w:spacing w:after="0"/>
        <w:jc w:val="both"/>
        <w:rPr>
          <w:rFonts w:ascii="Times New Roman" w:hAnsi="Times New Roman" w:cs="Times New Roman"/>
          <w:color w:val="000000"/>
        </w:rPr>
      </w:pPr>
      <w:r w:rsidRPr="00662BBA">
        <w:rPr>
          <w:rFonts w:ascii="Times New Roman" w:hAnsi="Times New Roman" w:cs="Times New Roman"/>
          <w:color w:val="000000"/>
        </w:rPr>
        <w:t>ДОГОВОР ВОЗМЕЗДНОГО ОКАЗАНИЯ УСЛУГ №</w:t>
      </w:r>
      <w:r w:rsidR="005E1E71" w:rsidRPr="00662BBA">
        <w:rPr>
          <w:rFonts w:ascii="Times New Roman" w:hAnsi="Times New Roman" w:cs="Times New Roman"/>
          <w:color w:val="000000"/>
        </w:rPr>
        <w:t>А0112</w:t>
      </w:r>
    </w:p>
    <w:p w14:paraId="10A1FF94" w14:textId="77777777" w:rsidR="00DE391D" w:rsidRPr="00662BBA" w:rsidRDefault="00DE391D" w:rsidP="00DE391D">
      <w:pPr>
        <w:pStyle w:val="a9"/>
        <w:widowControl w:val="0"/>
        <w:tabs>
          <w:tab w:val="left" w:pos="284"/>
          <w:tab w:val="left" w:pos="426"/>
        </w:tabs>
        <w:spacing w:after="0"/>
        <w:jc w:val="both"/>
        <w:rPr>
          <w:rFonts w:ascii="Times New Roman" w:hAnsi="Times New Roman" w:cs="Times New Roman"/>
          <w:color w:val="000000"/>
        </w:rPr>
      </w:pPr>
    </w:p>
    <w:tbl>
      <w:tblPr>
        <w:tblW w:w="0" w:type="auto"/>
        <w:tblInd w:w="-142" w:type="dxa"/>
        <w:tblLook w:val="01E0" w:firstRow="1" w:lastRow="1" w:firstColumn="1" w:lastColumn="1" w:noHBand="0" w:noVBand="0"/>
      </w:tblPr>
      <w:tblGrid>
        <w:gridCol w:w="1276"/>
        <w:gridCol w:w="6270"/>
      </w:tblGrid>
      <w:tr w:rsidR="004644D9" w:rsidRPr="00662BBA" w14:paraId="5A2D4843" w14:textId="77777777" w:rsidTr="00DE391D">
        <w:tc>
          <w:tcPr>
            <w:tcW w:w="1276" w:type="dxa"/>
            <w:hideMark/>
          </w:tcPr>
          <w:p w14:paraId="522F6933" w14:textId="0BC4A79D" w:rsidR="004644D9" w:rsidRPr="00662BBA" w:rsidRDefault="004644D9" w:rsidP="00DE391D">
            <w:pPr>
              <w:tabs>
                <w:tab w:val="left" w:pos="284"/>
                <w:tab w:val="left" w:pos="426"/>
              </w:tabs>
              <w:jc w:val="both"/>
              <w:rPr>
                <w:sz w:val="22"/>
                <w:szCs w:val="22"/>
                <w:lang w:eastAsia="en-US"/>
              </w:rPr>
            </w:pPr>
            <w:r w:rsidRPr="00662BBA">
              <w:rPr>
                <w:sz w:val="22"/>
                <w:szCs w:val="22"/>
                <w:lang w:eastAsia="en-US"/>
              </w:rPr>
              <w:t>г. Москва</w:t>
            </w:r>
            <w:r w:rsidR="00DE391D" w:rsidRPr="00662BBA">
              <w:rPr>
                <w:sz w:val="22"/>
                <w:szCs w:val="22"/>
                <w:lang w:eastAsia="en-US"/>
              </w:rPr>
              <w:t xml:space="preserve">, </w:t>
            </w:r>
          </w:p>
        </w:tc>
        <w:tc>
          <w:tcPr>
            <w:tcW w:w="6270" w:type="dxa"/>
            <w:hideMark/>
          </w:tcPr>
          <w:p w14:paraId="7FE39DE5" w14:textId="678B9116" w:rsidR="004644D9" w:rsidRPr="00662BBA" w:rsidRDefault="004644D9" w:rsidP="00DE391D">
            <w:pPr>
              <w:tabs>
                <w:tab w:val="left" w:pos="284"/>
                <w:tab w:val="left" w:pos="426"/>
              </w:tabs>
              <w:jc w:val="both"/>
              <w:rPr>
                <w:sz w:val="22"/>
                <w:szCs w:val="22"/>
                <w:lang w:eastAsia="en-US"/>
              </w:rPr>
            </w:pPr>
            <w:r w:rsidRPr="00662BBA">
              <w:rPr>
                <w:sz w:val="22"/>
                <w:szCs w:val="22"/>
                <w:lang w:eastAsia="en-US"/>
              </w:rPr>
              <w:t>«</w:t>
            </w:r>
            <w:r w:rsidR="00662BBA">
              <w:rPr>
                <w:sz w:val="22"/>
                <w:szCs w:val="22"/>
                <w:lang w:eastAsia="en-US"/>
              </w:rPr>
              <w:t>23</w:t>
            </w:r>
            <w:r w:rsidRPr="00662BBA">
              <w:rPr>
                <w:sz w:val="22"/>
                <w:szCs w:val="22"/>
                <w:lang w:eastAsia="en-US"/>
              </w:rPr>
              <w:t xml:space="preserve">» </w:t>
            </w:r>
            <w:r w:rsidR="005E1E71" w:rsidRPr="00662BBA">
              <w:rPr>
                <w:sz w:val="22"/>
                <w:szCs w:val="22"/>
                <w:lang w:eastAsia="en-US"/>
              </w:rPr>
              <w:t xml:space="preserve">июля </w:t>
            </w:r>
            <w:r w:rsidRPr="00662BBA">
              <w:rPr>
                <w:sz w:val="22"/>
                <w:szCs w:val="22"/>
                <w:lang w:eastAsia="en-US"/>
              </w:rPr>
              <w:t>20</w:t>
            </w:r>
            <w:r w:rsidR="005E1E71" w:rsidRPr="00662BBA">
              <w:rPr>
                <w:sz w:val="22"/>
                <w:szCs w:val="22"/>
                <w:lang w:eastAsia="en-US"/>
              </w:rPr>
              <w:t>25</w:t>
            </w:r>
            <w:r w:rsidRPr="00662BBA">
              <w:rPr>
                <w:sz w:val="22"/>
                <w:szCs w:val="22"/>
                <w:lang w:eastAsia="en-US"/>
              </w:rPr>
              <w:t xml:space="preserve"> года </w:t>
            </w:r>
          </w:p>
        </w:tc>
      </w:tr>
    </w:tbl>
    <w:p w14:paraId="7459339E" w14:textId="7459A3C0" w:rsidR="00DE391D" w:rsidRPr="00662BBA" w:rsidRDefault="00DE391D" w:rsidP="00DE391D">
      <w:pPr>
        <w:tabs>
          <w:tab w:val="left" w:pos="284"/>
          <w:tab w:val="left" w:pos="426"/>
        </w:tabs>
        <w:jc w:val="both"/>
        <w:rPr>
          <w:b/>
          <w:bCs/>
          <w:sz w:val="22"/>
          <w:szCs w:val="22"/>
        </w:rPr>
      </w:pPr>
    </w:p>
    <w:p w14:paraId="2DEBF0D1" w14:textId="77777777" w:rsidR="00DC4439" w:rsidRPr="00662BBA" w:rsidRDefault="00DC4439" w:rsidP="00DE391D">
      <w:pPr>
        <w:tabs>
          <w:tab w:val="left" w:pos="284"/>
          <w:tab w:val="left" w:pos="426"/>
        </w:tabs>
        <w:jc w:val="both"/>
        <w:rPr>
          <w:b/>
          <w:bCs/>
          <w:sz w:val="22"/>
          <w:szCs w:val="22"/>
        </w:rPr>
      </w:pPr>
    </w:p>
    <w:p w14:paraId="33FC022D" w14:textId="0FD19A96" w:rsidR="008F2BB8" w:rsidRPr="00662BBA" w:rsidRDefault="004644D9" w:rsidP="00DE391D">
      <w:pPr>
        <w:tabs>
          <w:tab w:val="left" w:pos="284"/>
          <w:tab w:val="left" w:pos="426"/>
        </w:tabs>
        <w:jc w:val="both"/>
        <w:rPr>
          <w:sz w:val="22"/>
          <w:szCs w:val="22"/>
        </w:rPr>
      </w:pPr>
      <w:r w:rsidRPr="00662BBA">
        <w:rPr>
          <w:b/>
          <w:bCs/>
          <w:sz w:val="22"/>
          <w:szCs w:val="22"/>
        </w:rPr>
        <w:t>Автономная некоммерческая организация «</w:t>
      </w:r>
      <w:proofErr w:type="spellStart"/>
      <w:r w:rsidR="009B6D32" w:rsidRPr="00662BBA">
        <w:rPr>
          <w:b/>
          <w:bCs/>
          <w:sz w:val="22"/>
          <w:szCs w:val="22"/>
        </w:rPr>
        <w:t>Таврида.Арт</w:t>
      </w:r>
      <w:proofErr w:type="spellEnd"/>
      <w:r w:rsidRPr="00662BBA">
        <w:rPr>
          <w:b/>
          <w:bCs/>
          <w:sz w:val="22"/>
          <w:szCs w:val="22"/>
        </w:rPr>
        <w:t>»</w:t>
      </w:r>
      <w:r w:rsidR="005B16BD" w:rsidRPr="00662BBA">
        <w:rPr>
          <w:b/>
          <w:bCs/>
          <w:sz w:val="22"/>
          <w:szCs w:val="22"/>
        </w:rPr>
        <w:t xml:space="preserve">, </w:t>
      </w:r>
      <w:r w:rsidRPr="00662BBA">
        <w:rPr>
          <w:sz w:val="22"/>
          <w:szCs w:val="22"/>
        </w:rPr>
        <w:t xml:space="preserve">именуемая в дальнейшем </w:t>
      </w:r>
      <w:r w:rsidRPr="00662BBA">
        <w:rPr>
          <w:bCs/>
          <w:sz w:val="22"/>
          <w:szCs w:val="22"/>
        </w:rPr>
        <w:t>«</w:t>
      </w:r>
      <w:r w:rsidR="00065A5C" w:rsidRPr="00662BBA">
        <w:rPr>
          <w:bCs/>
          <w:sz w:val="22"/>
          <w:szCs w:val="22"/>
        </w:rPr>
        <w:t>Заказчик</w:t>
      </w:r>
      <w:r w:rsidRPr="00662BBA">
        <w:rPr>
          <w:bCs/>
          <w:sz w:val="22"/>
          <w:szCs w:val="22"/>
        </w:rPr>
        <w:t>»,</w:t>
      </w:r>
      <w:r w:rsidRPr="00662BBA">
        <w:rPr>
          <w:sz w:val="22"/>
          <w:szCs w:val="22"/>
        </w:rPr>
        <w:t xml:space="preserve"> в лице </w:t>
      </w:r>
      <w:r w:rsidR="00662BBA" w:rsidRPr="00D11D19">
        <w:rPr>
          <w:sz w:val="22"/>
          <w:szCs w:val="22"/>
        </w:rPr>
        <w:t>руководителя департамента/продюсера фестиваля Чаплинской Виктории Сергеевны, действующего на основании доверенности от 17.12.2024 г. № 17-12-17</w:t>
      </w:r>
      <w:r w:rsidRPr="00662BBA">
        <w:rPr>
          <w:bCs/>
          <w:sz w:val="22"/>
          <w:szCs w:val="22"/>
        </w:rPr>
        <w:t>, с одной стороны</w:t>
      </w:r>
      <w:r w:rsidRPr="00662BBA">
        <w:rPr>
          <w:sz w:val="22"/>
          <w:szCs w:val="22"/>
        </w:rPr>
        <w:t>, и</w:t>
      </w:r>
      <w:r w:rsidR="00911158" w:rsidRPr="00662BBA">
        <w:rPr>
          <w:sz w:val="22"/>
          <w:szCs w:val="22"/>
        </w:rPr>
        <w:t xml:space="preserve"> </w:t>
      </w:r>
    </w:p>
    <w:p w14:paraId="543147CB" w14:textId="0FFB8147" w:rsidR="004644D9" w:rsidRPr="00662BBA" w:rsidRDefault="005E1E71" w:rsidP="00DE391D">
      <w:pPr>
        <w:tabs>
          <w:tab w:val="left" w:pos="284"/>
          <w:tab w:val="left" w:pos="426"/>
        </w:tabs>
        <w:jc w:val="both"/>
        <w:rPr>
          <w:sz w:val="22"/>
          <w:szCs w:val="22"/>
        </w:rPr>
      </w:pPr>
      <w:r w:rsidRPr="00662BBA">
        <w:rPr>
          <w:b/>
          <w:bCs/>
          <w:sz w:val="22"/>
          <w:szCs w:val="22"/>
        </w:rPr>
        <w:t>Индивидуальный предприниматель Гнеушева Наталья Павловна (ОГРНИП 310660321600028)</w:t>
      </w:r>
      <w:r w:rsidR="00102CA0" w:rsidRPr="00662BBA">
        <w:rPr>
          <w:b/>
          <w:sz w:val="22"/>
          <w:szCs w:val="22"/>
        </w:rPr>
        <w:t>,</w:t>
      </w:r>
      <w:r w:rsidR="00102CA0" w:rsidRPr="00662BBA">
        <w:rPr>
          <w:sz w:val="22"/>
          <w:szCs w:val="22"/>
        </w:rPr>
        <w:t xml:space="preserve"> </w:t>
      </w:r>
      <w:r w:rsidR="0098681E" w:rsidRPr="00662BBA">
        <w:rPr>
          <w:sz w:val="22"/>
          <w:szCs w:val="22"/>
        </w:rPr>
        <w:t>именуем</w:t>
      </w:r>
      <w:r w:rsidR="0036136D" w:rsidRPr="00662BBA">
        <w:rPr>
          <w:sz w:val="22"/>
          <w:szCs w:val="22"/>
        </w:rPr>
        <w:t>ый</w:t>
      </w:r>
      <w:r w:rsidR="0098681E" w:rsidRPr="00662BBA">
        <w:rPr>
          <w:sz w:val="22"/>
          <w:szCs w:val="22"/>
        </w:rPr>
        <w:t xml:space="preserve"> в дальнейшем «Исполнитель», </w:t>
      </w:r>
      <w:r w:rsidR="004644D9" w:rsidRPr="00662BBA">
        <w:rPr>
          <w:sz w:val="22"/>
          <w:szCs w:val="22"/>
        </w:rPr>
        <w:t>с другой стороны, именуемые вместе «Стороны», а по отдельности «Сторона», заключили настоящий договор (далее – Договор) о нижеследующем:</w:t>
      </w:r>
    </w:p>
    <w:p w14:paraId="256DA5F6" w14:textId="77777777" w:rsidR="00DC4439" w:rsidRPr="00662BBA" w:rsidRDefault="00DC4439" w:rsidP="00951037">
      <w:pPr>
        <w:ind w:left="567" w:hanging="567"/>
        <w:jc w:val="both"/>
        <w:rPr>
          <w:sz w:val="22"/>
          <w:szCs w:val="22"/>
        </w:rPr>
      </w:pPr>
    </w:p>
    <w:p w14:paraId="019C0ABF" w14:textId="0001BD99" w:rsidR="004644D9" w:rsidRPr="00662BBA" w:rsidRDefault="00DE391D" w:rsidP="00951037">
      <w:pPr>
        <w:pStyle w:val="ac"/>
        <w:numPr>
          <w:ilvl w:val="0"/>
          <w:numId w:val="3"/>
        </w:numPr>
        <w:tabs>
          <w:tab w:val="left" w:pos="567"/>
        </w:tabs>
        <w:ind w:left="567" w:hanging="567"/>
        <w:contextualSpacing w:val="0"/>
        <w:jc w:val="both"/>
        <w:rPr>
          <w:b/>
          <w:sz w:val="22"/>
          <w:szCs w:val="22"/>
        </w:rPr>
      </w:pPr>
      <w:r w:rsidRPr="00662BBA">
        <w:rPr>
          <w:b/>
          <w:sz w:val="22"/>
          <w:szCs w:val="22"/>
        </w:rPr>
        <w:t>ПРЕДМЕТ ДОГОВОРА</w:t>
      </w:r>
    </w:p>
    <w:p w14:paraId="2396AEE1" w14:textId="5D1A60BF" w:rsidR="00D44BEC" w:rsidRPr="00662BBA" w:rsidRDefault="00746C7D" w:rsidP="00951037">
      <w:pPr>
        <w:pStyle w:val="ac"/>
        <w:numPr>
          <w:ilvl w:val="1"/>
          <w:numId w:val="4"/>
        </w:numPr>
        <w:tabs>
          <w:tab w:val="left" w:pos="1134"/>
        </w:tabs>
        <w:ind w:left="567" w:hanging="567"/>
        <w:jc w:val="both"/>
        <w:rPr>
          <w:bCs/>
          <w:sz w:val="22"/>
          <w:szCs w:val="22"/>
          <w:lang w:bidi="ru-RU"/>
        </w:rPr>
      </w:pPr>
      <w:r w:rsidRPr="00662BBA">
        <w:rPr>
          <w:iCs/>
          <w:sz w:val="22"/>
          <w:szCs w:val="22"/>
        </w:rPr>
        <w:t>Исполнитель</w:t>
      </w:r>
      <w:r w:rsidR="004644D9" w:rsidRPr="00662BBA">
        <w:rPr>
          <w:sz w:val="22"/>
          <w:szCs w:val="22"/>
        </w:rPr>
        <w:t xml:space="preserve"> принимает обязательство оказать </w:t>
      </w:r>
      <w:r w:rsidR="00065A5C" w:rsidRPr="00662BBA">
        <w:rPr>
          <w:sz w:val="22"/>
          <w:szCs w:val="22"/>
        </w:rPr>
        <w:t>Заказчику</w:t>
      </w:r>
      <w:r w:rsidR="004644D9" w:rsidRPr="00662BBA">
        <w:rPr>
          <w:sz w:val="22"/>
          <w:szCs w:val="22"/>
        </w:rPr>
        <w:t xml:space="preserve"> услуги по </w:t>
      </w:r>
      <w:r w:rsidR="00BC2ABD" w:rsidRPr="00662BBA">
        <w:rPr>
          <w:bCs/>
          <w:sz w:val="22"/>
          <w:szCs w:val="22"/>
        </w:rPr>
        <w:t xml:space="preserve">организации и проведению </w:t>
      </w:r>
      <w:r w:rsidR="00D44BEC" w:rsidRPr="00662BBA">
        <w:rPr>
          <w:bCs/>
          <w:sz w:val="22"/>
          <w:szCs w:val="22"/>
        </w:rPr>
        <w:t xml:space="preserve">мероприятия </w:t>
      </w:r>
      <w:r w:rsidR="00D44BEC" w:rsidRPr="00662BBA">
        <w:rPr>
          <w:bCs/>
          <w:color w:val="212121"/>
          <w:sz w:val="22"/>
          <w:szCs w:val="22"/>
          <w:lang w:bidi="ru-RU"/>
        </w:rPr>
        <w:t>(далее по тексту – Мероприятие)</w:t>
      </w:r>
      <w:r w:rsidR="00D44BEC" w:rsidRPr="00662BBA">
        <w:rPr>
          <w:bCs/>
          <w:sz w:val="22"/>
          <w:szCs w:val="22"/>
        </w:rPr>
        <w:t xml:space="preserve"> в порядке и на условиях, указанных в настоящем Договоре</w:t>
      </w:r>
      <w:r w:rsidR="00C40BCD" w:rsidRPr="00662BBA">
        <w:rPr>
          <w:sz w:val="22"/>
          <w:szCs w:val="22"/>
        </w:rPr>
        <w:t xml:space="preserve">, а </w:t>
      </w:r>
      <w:r w:rsidR="00065A5C" w:rsidRPr="00662BBA">
        <w:rPr>
          <w:sz w:val="22"/>
          <w:szCs w:val="22"/>
        </w:rPr>
        <w:t>Заказчик</w:t>
      </w:r>
      <w:r w:rsidR="004644D9" w:rsidRPr="00662BBA">
        <w:rPr>
          <w:sz w:val="22"/>
          <w:szCs w:val="22"/>
        </w:rPr>
        <w:t xml:space="preserve"> обязуется</w:t>
      </w:r>
      <w:r w:rsidR="00C40BCD" w:rsidRPr="00662BBA">
        <w:rPr>
          <w:sz w:val="22"/>
          <w:szCs w:val="22"/>
        </w:rPr>
        <w:t xml:space="preserve"> принять и</w:t>
      </w:r>
      <w:r w:rsidR="004644D9" w:rsidRPr="00662BBA">
        <w:rPr>
          <w:sz w:val="22"/>
          <w:szCs w:val="22"/>
        </w:rPr>
        <w:t xml:space="preserve"> оплатить услуги </w:t>
      </w:r>
      <w:r w:rsidRPr="00662BBA">
        <w:rPr>
          <w:iCs/>
          <w:sz w:val="22"/>
          <w:szCs w:val="22"/>
        </w:rPr>
        <w:t>Исполнителя</w:t>
      </w:r>
      <w:r w:rsidR="004644D9" w:rsidRPr="00662BBA">
        <w:rPr>
          <w:iCs/>
          <w:sz w:val="22"/>
          <w:szCs w:val="22"/>
        </w:rPr>
        <w:t>.</w:t>
      </w:r>
    </w:p>
    <w:p w14:paraId="3CB43BA6" w14:textId="74CC477E" w:rsidR="00DC4439" w:rsidRDefault="00D44BEC" w:rsidP="00662BBA">
      <w:pPr>
        <w:pStyle w:val="ac"/>
        <w:numPr>
          <w:ilvl w:val="1"/>
          <w:numId w:val="4"/>
        </w:numPr>
        <w:ind w:left="567" w:hanging="567"/>
        <w:jc w:val="both"/>
        <w:rPr>
          <w:sz w:val="22"/>
          <w:szCs w:val="22"/>
        </w:rPr>
      </w:pPr>
      <w:r w:rsidRPr="00662BBA">
        <w:rPr>
          <w:sz w:val="22"/>
          <w:szCs w:val="22"/>
        </w:rPr>
        <w:t>Услуги по организации и проведению Мероприятия подлежат оказанию в соответствии с условиями, указанными в Приложении № 1 к настоящему Договору.</w:t>
      </w:r>
    </w:p>
    <w:p w14:paraId="5BDF98F8" w14:textId="114ACDA3" w:rsidR="00F0542D" w:rsidRDefault="00F0542D" w:rsidP="00F0542D">
      <w:pPr>
        <w:jc w:val="both"/>
        <w:rPr>
          <w:sz w:val="22"/>
          <w:szCs w:val="22"/>
        </w:rPr>
      </w:pPr>
    </w:p>
    <w:p w14:paraId="7DBFAD8B" w14:textId="77777777" w:rsidR="00F0542D" w:rsidRPr="00F0542D" w:rsidRDefault="00F0542D" w:rsidP="00F0542D">
      <w:pPr>
        <w:jc w:val="both"/>
        <w:rPr>
          <w:sz w:val="22"/>
          <w:szCs w:val="22"/>
        </w:rPr>
      </w:pPr>
    </w:p>
    <w:p w14:paraId="69C2AEF2" w14:textId="1C04CAF8" w:rsidR="004644D9" w:rsidRPr="00662BBA" w:rsidRDefault="00D44BEC" w:rsidP="00951037">
      <w:pPr>
        <w:pStyle w:val="ac"/>
        <w:numPr>
          <w:ilvl w:val="0"/>
          <w:numId w:val="3"/>
        </w:numPr>
        <w:tabs>
          <w:tab w:val="left" w:pos="567"/>
        </w:tabs>
        <w:ind w:left="567" w:hanging="567"/>
        <w:contextualSpacing w:val="0"/>
        <w:jc w:val="both"/>
        <w:rPr>
          <w:b/>
          <w:sz w:val="22"/>
          <w:szCs w:val="22"/>
        </w:rPr>
      </w:pPr>
      <w:r w:rsidRPr="00662BBA">
        <w:rPr>
          <w:b/>
          <w:sz w:val="22"/>
          <w:szCs w:val="22"/>
        </w:rPr>
        <w:t>ПРАВА И ОБЯЗАННОСТИ СТОРОН</w:t>
      </w:r>
    </w:p>
    <w:p w14:paraId="5DCDB734" w14:textId="783DBCD9" w:rsidR="004644D9" w:rsidRPr="00662BBA" w:rsidRDefault="00065A5C" w:rsidP="00951037">
      <w:pPr>
        <w:pStyle w:val="ac"/>
        <w:numPr>
          <w:ilvl w:val="1"/>
          <w:numId w:val="5"/>
        </w:numPr>
        <w:tabs>
          <w:tab w:val="left" w:pos="567"/>
        </w:tabs>
        <w:ind w:left="567" w:hanging="567"/>
        <w:jc w:val="both"/>
        <w:rPr>
          <w:b/>
          <w:sz w:val="22"/>
          <w:szCs w:val="22"/>
        </w:rPr>
      </w:pPr>
      <w:r w:rsidRPr="00662BBA">
        <w:rPr>
          <w:b/>
          <w:sz w:val="22"/>
          <w:szCs w:val="22"/>
        </w:rPr>
        <w:t>Заказчик</w:t>
      </w:r>
      <w:r w:rsidR="004644D9" w:rsidRPr="00662BBA">
        <w:rPr>
          <w:b/>
          <w:sz w:val="22"/>
          <w:szCs w:val="22"/>
        </w:rPr>
        <w:t xml:space="preserve"> обязуется: </w:t>
      </w:r>
    </w:p>
    <w:p w14:paraId="37FA3B01" w14:textId="1E890456" w:rsidR="004644D9" w:rsidRPr="00662BBA" w:rsidRDefault="00065A5C" w:rsidP="00951037">
      <w:pPr>
        <w:pStyle w:val="ac"/>
        <w:numPr>
          <w:ilvl w:val="2"/>
          <w:numId w:val="6"/>
        </w:numPr>
        <w:tabs>
          <w:tab w:val="left" w:pos="567"/>
          <w:tab w:val="left" w:pos="1418"/>
        </w:tabs>
        <w:ind w:left="567" w:hanging="567"/>
        <w:jc w:val="both"/>
        <w:rPr>
          <w:sz w:val="22"/>
          <w:szCs w:val="22"/>
        </w:rPr>
      </w:pPr>
      <w:r w:rsidRPr="00662BBA">
        <w:rPr>
          <w:sz w:val="22"/>
          <w:szCs w:val="22"/>
        </w:rPr>
        <w:t>о</w:t>
      </w:r>
      <w:r w:rsidR="004644D9" w:rsidRPr="00662BBA">
        <w:rPr>
          <w:sz w:val="22"/>
          <w:szCs w:val="22"/>
        </w:rPr>
        <w:t xml:space="preserve">платить услуги, оказанные </w:t>
      </w:r>
      <w:r w:rsidR="00746C7D" w:rsidRPr="00662BBA">
        <w:rPr>
          <w:iCs/>
          <w:sz w:val="22"/>
          <w:szCs w:val="22"/>
        </w:rPr>
        <w:t>Исполнителем</w:t>
      </w:r>
      <w:r w:rsidR="004644D9" w:rsidRPr="00662BBA">
        <w:rPr>
          <w:sz w:val="22"/>
          <w:szCs w:val="22"/>
        </w:rPr>
        <w:t xml:space="preserve"> согласно п. 1.1 Договора, в срок и на условиях, указанных в Договоре. </w:t>
      </w:r>
    </w:p>
    <w:p w14:paraId="15B66B89" w14:textId="3E608701" w:rsidR="004644D9" w:rsidRPr="00662BBA" w:rsidRDefault="00065A5C" w:rsidP="00951037">
      <w:pPr>
        <w:pStyle w:val="ac"/>
        <w:numPr>
          <w:ilvl w:val="2"/>
          <w:numId w:val="6"/>
        </w:numPr>
        <w:tabs>
          <w:tab w:val="left" w:pos="567"/>
          <w:tab w:val="left" w:pos="1418"/>
        </w:tabs>
        <w:ind w:left="567" w:hanging="567"/>
        <w:jc w:val="both"/>
        <w:rPr>
          <w:sz w:val="22"/>
          <w:szCs w:val="22"/>
        </w:rPr>
      </w:pPr>
      <w:r w:rsidRPr="00662BBA">
        <w:rPr>
          <w:sz w:val="22"/>
          <w:szCs w:val="22"/>
        </w:rPr>
        <w:t>в</w:t>
      </w:r>
      <w:r w:rsidR="004644D9" w:rsidRPr="00662BBA">
        <w:rPr>
          <w:sz w:val="22"/>
          <w:szCs w:val="22"/>
        </w:rPr>
        <w:t xml:space="preserve"> случае создания видеоверсии </w:t>
      </w:r>
      <w:r w:rsidR="00B76914" w:rsidRPr="00662BBA">
        <w:rPr>
          <w:sz w:val="22"/>
          <w:szCs w:val="22"/>
        </w:rPr>
        <w:t>Мероприятия</w:t>
      </w:r>
      <w:r w:rsidR="004644D9" w:rsidRPr="00662BBA">
        <w:rPr>
          <w:sz w:val="22"/>
          <w:szCs w:val="22"/>
        </w:rPr>
        <w:t xml:space="preserve"> самостоятельно и за свой счет получить разрешения правообладателей на включение исполненных произведений в состав сложного аудиовизуального произведения (АВП) и их использование в составе АВП.</w:t>
      </w:r>
    </w:p>
    <w:p w14:paraId="2C0D7E25" w14:textId="7F03D739" w:rsidR="00A2358E" w:rsidRPr="00662BBA" w:rsidRDefault="00065A5C" w:rsidP="00951037">
      <w:pPr>
        <w:pStyle w:val="ac"/>
        <w:numPr>
          <w:ilvl w:val="2"/>
          <w:numId w:val="6"/>
        </w:numPr>
        <w:tabs>
          <w:tab w:val="left" w:pos="567"/>
          <w:tab w:val="left" w:pos="1418"/>
        </w:tabs>
        <w:ind w:left="567" w:hanging="567"/>
        <w:jc w:val="both"/>
        <w:rPr>
          <w:sz w:val="22"/>
          <w:szCs w:val="22"/>
        </w:rPr>
      </w:pPr>
      <w:r w:rsidRPr="00662BBA">
        <w:rPr>
          <w:color w:val="000000"/>
          <w:sz w:val="22"/>
          <w:szCs w:val="22"/>
        </w:rPr>
        <w:t>Заказчик</w:t>
      </w:r>
      <w:r w:rsidR="00A2358E" w:rsidRPr="00662BBA">
        <w:rPr>
          <w:color w:val="000000"/>
          <w:sz w:val="22"/>
          <w:szCs w:val="22"/>
        </w:rPr>
        <w:t xml:space="preserve"> обязан обеспечить собственными силами и за свой счет все условия, указанные в бытовом и техническом райдере </w:t>
      </w:r>
      <w:r w:rsidRPr="00662BBA">
        <w:rPr>
          <w:color w:val="000000"/>
          <w:sz w:val="22"/>
          <w:szCs w:val="22"/>
        </w:rPr>
        <w:t>Исполнителя</w:t>
      </w:r>
      <w:r w:rsidR="00A2358E" w:rsidRPr="00662BBA">
        <w:rPr>
          <w:color w:val="000000"/>
          <w:sz w:val="22"/>
          <w:szCs w:val="22"/>
        </w:rPr>
        <w:t xml:space="preserve">. Райдер содержит обязательные для заключения настоящего Договора технические и бытовые условия, при неисполнении которых Договор не может быть </w:t>
      </w:r>
      <w:r w:rsidRPr="00662BBA">
        <w:rPr>
          <w:color w:val="000000"/>
          <w:sz w:val="22"/>
          <w:szCs w:val="22"/>
        </w:rPr>
        <w:t>исполнен</w:t>
      </w:r>
      <w:r w:rsidR="00A2358E" w:rsidRPr="00662BBA">
        <w:rPr>
          <w:color w:val="000000"/>
          <w:sz w:val="22"/>
          <w:szCs w:val="22"/>
        </w:rPr>
        <w:t>. Уполномоченные представители Сторон утверждают условия, указанные в техническом и бытовом райдере, посредством направления друг другу писем по электронной почте, указанной в разделе 1</w:t>
      </w:r>
      <w:r w:rsidR="004D2B56">
        <w:rPr>
          <w:color w:val="000000"/>
          <w:sz w:val="22"/>
          <w:szCs w:val="22"/>
        </w:rPr>
        <w:t>2</w:t>
      </w:r>
      <w:r w:rsidR="00A2358E" w:rsidRPr="00662BBA">
        <w:rPr>
          <w:color w:val="000000"/>
          <w:sz w:val="22"/>
          <w:szCs w:val="22"/>
        </w:rPr>
        <w:t xml:space="preserve"> Договора.</w:t>
      </w:r>
    </w:p>
    <w:p w14:paraId="2601F31F" w14:textId="20503735" w:rsidR="00065A5C" w:rsidRPr="00662BBA" w:rsidRDefault="00065A5C" w:rsidP="00951037">
      <w:pPr>
        <w:widowControl w:val="0"/>
        <w:numPr>
          <w:ilvl w:val="2"/>
          <w:numId w:val="6"/>
        </w:numPr>
        <w:tabs>
          <w:tab w:val="left" w:pos="567"/>
        </w:tabs>
        <w:suppressAutoHyphens/>
        <w:autoSpaceDE w:val="0"/>
        <w:ind w:left="567" w:hanging="567"/>
        <w:jc w:val="both"/>
        <w:rPr>
          <w:sz w:val="22"/>
          <w:szCs w:val="22"/>
        </w:rPr>
      </w:pPr>
      <w:r w:rsidRPr="00662BBA">
        <w:rPr>
          <w:sz w:val="22"/>
          <w:szCs w:val="22"/>
        </w:rPr>
        <w:t>своевременно, до даты проведения выступления, информировать Исполнителя об изменениях в условиях оказания услуг;</w:t>
      </w:r>
    </w:p>
    <w:p w14:paraId="43F679B4" w14:textId="7344A18F" w:rsidR="00065A5C" w:rsidRPr="00662BBA" w:rsidRDefault="00065A5C" w:rsidP="00951037">
      <w:pPr>
        <w:widowControl w:val="0"/>
        <w:numPr>
          <w:ilvl w:val="2"/>
          <w:numId w:val="6"/>
        </w:numPr>
        <w:tabs>
          <w:tab w:val="left" w:pos="567"/>
        </w:tabs>
        <w:suppressAutoHyphens/>
        <w:autoSpaceDE w:val="0"/>
        <w:ind w:left="567" w:hanging="567"/>
        <w:jc w:val="both"/>
        <w:rPr>
          <w:b/>
          <w:sz w:val="22"/>
          <w:szCs w:val="22"/>
        </w:rPr>
      </w:pPr>
      <w:r w:rsidRPr="00662BBA">
        <w:rPr>
          <w:sz w:val="22"/>
          <w:szCs w:val="22"/>
        </w:rPr>
        <w:t>принять услуги в случае надлежащего их оказания и подписать Акт об оказании услуг.</w:t>
      </w:r>
    </w:p>
    <w:p w14:paraId="66234B3D" w14:textId="22BFBE96" w:rsidR="00065A5C" w:rsidRPr="00662BBA" w:rsidRDefault="00065A5C" w:rsidP="00951037">
      <w:pPr>
        <w:pStyle w:val="ac"/>
        <w:numPr>
          <w:ilvl w:val="1"/>
          <w:numId w:val="32"/>
        </w:numPr>
        <w:tabs>
          <w:tab w:val="left" w:pos="-4536"/>
          <w:tab w:val="left" w:pos="-3261"/>
          <w:tab w:val="left" w:pos="567"/>
        </w:tabs>
        <w:ind w:left="567" w:right="-7" w:hanging="567"/>
        <w:rPr>
          <w:b/>
          <w:sz w:val="22"/>
          <w:szCs w:val="22"/>
        </w:rPr>
      </w:pPr>
      <w:r w:rsidRPr="00662BBA">
        <w:rPr>
          <w:b/>
          <w:sz w:val="22"/>
          <w:szCs w:val="22"/>
        </w:rPr>
        <w:t>Заказчик вправе</w:t>
      </w:r>
      <w:r w:rsidRPr="00662BBA">
        <w:rPr>
          <w:b/>
          <w:sz w:val="22"/>
          <w:szCs w:val="22"/>
          <w:lang w:val="en-US"/>
        </w:rPr>
        <w:t xml:space="preserve">: </w:t>
      </w:r>
    </w:p>
    <w:p w14:paraId="730A4A42" w14:textId="20190797" w:rsidR="00065A5C" w:rsidRPr="00662BBA" w:rsidRDefault="00065A5C" w:rsidP="00951037">
      <w:pPr>
        <w:pStyle w:val="ac"/>
        <w:numPr>
          <w:ilvl w:val="2"/>
          <w:numId w:val="32"/>
        </w:numPr>
        <w:tabs>
          <w:tab w:val="left" w:pos="567"/>
        </w:tabs>
        <w:ind w:left="567" w:hanging="567"/>
        <w:jc w:val="both"/>
        <w:rPr>
          <w:sz w:val="22"/>
          <w:szCs w:val="22"/>
        </w:rPr>
      </w:pPr>
      <w:r w:rsidRPr="00662BBA">
        <w:rPr>
          <w:sz w:val="22"/>
          <w:szCs w:val="22"/>
        </w:rPr>
        <w:t>отстранить привлекаемый Исполнителем коллектив от оказания услуг в случае появления артистов в месте проведения выступления в состоянии алкогольного или наркотического опьянения</w:t>
      </w:r>
      <w:r w:rsidR="00DC4439" w:rsidRPr="00662BBA">
        <w:rPr>
          <w:sz w:val="22"/>
          <w:szCs w:val="22"/>
        </w:rPr>
        <w:t xml:space="preserve">, а также несоблюдения гарантий, указанных в разделе 4 Договора. Отстранение коллектива от оказания услуг по вышеуказанным основаниям приравнивается к отказу Исполнителя от оказания услуг. </w:t>
      </w:r>
      <w:r w:rsidRPr="00662BBA">
        <w:rPr>
          <w:sz w:val="22"/>
          <w:szCs w:val="22"/>
        </w:rPr>
        <w:t xml:space="preserve"> </w:t>
      </w:r>
    </w:p>
    <w:p w14:paraId="2107EB51" w14:textId="77777777" w:rsidR="00065A5C" w:rsidRPr="00662BBA" w:rsidRDefault="00065A5C" w:rsidP="00951037">
      <w:pPr>
        <w:pStyle w:val="ac"/>
        <w:tabs>
          <w:tab w:val="left" w:pos="567"/>
          <w:tab w:val="left" w:pos="1418"/>
        </w:tabs>
        <w:ind w:left="567" w:hanging="567"/>
        <w:jc w:val="both"/>
        <w:rPr>
          <w:sz w:val="22"/>
          <w:szCs w:val="22"/>
        </w:rPr>
      </w:pPr>
    </w:p>
    <w:p w14:paraId="727CFC0F" w14:textId="6D3B8717" w:rsidR="004644D9" w:rsidRPr="00662BBA" w:rsidRDefault="00746C7D" w:rsidP="00951037">
      <w:pPr>
        <w:pStyle w:val="ac"/>
        <w:numPr>
          <w:ilvl w:val="1"/>
          <w:numId w:val="5"/>
        </w:numPr>
        <w:tabs>
          <w:tab w:val="left" w:pos="567"/>
        </w:tabs>
        <w:ind w:left="567" w:hanging="567"/>
        <w:jc w:val="both"/>
        <w:rPr>
          <w:b/>
          <w:sz w:val="22"/>
          <w:szCs w:val="22"/>
        </w:rPr>
      </w:pPr>
      <w:r w:rsidRPr="00662BBA">
        <w:rPr>
          <w:b/>
          <w:iCs/>
          <w:sz w:val="22"/>
          <w:szCs w:val="22"/>
        </w:rPr>
        <w:t>Исполнитель</w:t>
      </w:r>
      <w:r w:rsidR="004644D9" w:rsidRPr="00662BBA">
        <w:rPr>
          <w:b/>
          <w:sz w:val="22"/>
          <w:szCs w:val="22"/>
        </w:rPr>
        <w:t xml:space="preserve"> обязуется:</w:t>
      </w:r>
    </w:p>
    <w:p w14:paraId="0CAC662C" w14:textId="77777777" w:rsidR="00065A5C" w:rsidRPr="00662BBA" w:rsidRDefault="00065A5C" w:rsidP="00951037">
      <w:pPr>
        <w:numPr>
          <w:ilvl w:val="2"/>
          <w:numId w:val="34"/>
        </w:numPr>
        <w:tabs>
          <w:tab w:val="left" w:pos="567"/>
        </w:tabs>
        <w:ind w:left="567" w:hanging="567"/>
        <w:jc w:val="both"/>
        <w:rPr>
          <w:sz w:val="22"/>
          <w:szCs w:val="22"/>
        </w:rPr>
      </w:pPr>
      <w:r w:rsidRPr="00662BBA">
        <w:rPr>
          <w:sz w:val="22"/>
          <w:szCs w:val="22"/>
        </w:rPr>
        <w:t>оказать услуги надлежащего качества и в установленный Заказчиком срок;</w:t>
      </w:r>
    </w:p>
    <w:p w14:paraId="4CD85C02" w14:textId="6282B5B4" w:rsidR="00065A5C" w:rsidRPr="00662BBA" w:rsidRDefault="00065A5C" w:rsidP="00951037">
      <w:pPr>
        <w:pStyle w:val="ac"/>
        <w:numPr>
          <w:ilvl w:val="2"/>
          <w:numId w:val="34"/>
        </w:numPr>
        <w:tabs>
          <w:tab w:val="left" w:pos="567"/>
        </w:tabs>
        <w:ind w:left="567" w:hanging="567"/>
        <w:jc w:val="both"/>
        <w:rPr>
          <w:sz w:val="22"/>
          <w:szCs w:val="22"/>
        </w:rPr>
      </w:pPr>
      <w:r w:rsidRPr="00662BBA">
        <w:rPr>
          <w:sz w:val="22"/>
          <w:szCs w:val="22"/>
        </w:rPr>
        <w:t xml:space="preserve">урегулировать самостоятельно и за свой счет все взаимоотношения с коллективом и третьими лицам привлекаемыми Исполнителем для оказания услуг по настоящему Договору; </w:t>
      </w:r>
    </w:p>
    <w:p w14:paraId="234E9125" w14:textId="15BB01C3" w:rsidR="00065A5C" w:rsidRPr="00662BBA" w:rsidRDefault="00065A5C" w:rsidP="00951037">
      <w:pPr>
        <w:pStyle w:val="ac"/>
        <w:numPr>
          <w:ilvl w:val="2"/>
          <w:numId w:val="34"/>
        </w:numPr>
        <w:tabs>
          <w:tab w:val="left" w:pos="567"/>
        </w:tabs>
        <w:ind w:left="567" w:hanging="567"/>
        <w:jc w:val="both"/>
        <w:rPr>
          <w:sz w:val="22"/>
          <w:szCs w:val="22"/>
        </w:rPr>
      </w:pPr>
      <w:r w:rsidRPr="00662BBA">
        <w:rPr>
          <w:sz w:val="22"/>
          <w:szCs w:val="22"/>
        </w:rPr>
        <w:t xml:space="preserve">обеспечить прибытие коллектива в место выступления и публичное исполнение им </w:t>
      </w:r>
      <w:r w:rsidR="000104B3" w:rsidRPr="00662BBA">
        <w:rPr>
          <w:sz w:val="22"/>
          <w:szCs w:val="22"/>
        </w:rPr>
        <w:t xml:space="preserve">РИД </w:t>
      </w:r>
      <w:r w:rsidRPr="00662BBA">
        <w:rPr>
          <w:sz w:val="22"/>
          <w:szCs w:val="22"/>
        </w:rPr>
        <w:t>согласно программе выступления;</w:t>
      </w:r>
    </w:p>
    <w:p w14:paraId="1822F8CF" w14:textId="36E1A47F" w:rsidR="00065A5C" w:rsidRPr="00662BBA" w:rsidRDefault="00065A5C" w:rsidP="00951037">
      <w:pPr>
        <w:numPr>
          <w:ilvl w:val="2"/>
          <w:numId w:val="34"/>
        </w:numPr>
        <w:shd w:val="clear" w:color="auto" w:fill="FFFFFF"/>
        <w:tabs>
          <w:tab w:val="left" w:pos="567"/>
        </w:tabs>
        <w:ind w:left="567" w:hanging="567"/>
        <w:jc w:val="both"/>
        <w:rPr>
          <w:sz w:val="22"/>
          <w:szCs w:val="22"/>
        </w:rPr>
      </w:pPr>
      <w:r w:rsidRPr="00662BBA">
        <w:rPr>
          <w:sz w:val="22"/>
          <w:szCs w:val="22"/>
        </w:rPr>
        <w:t>нести ответственность за появление коллектива в месте выступления в наркотическом, алкогольном, токсическом состоянии</w:t>
      </w:r>
      <w:r w:rsidR="00DC4439" w:rsidRPr="00662BBA">
        <w:rPr>
          <w:sz w:val="22"/>
          <w:szCs w:val="22"/>
        </w:rPr>
        <w:t>, а также за соблюдение гарантий, указанных в разделе 4 Договора;</w:t>
      </w:r>
      <w:r w:rsidRPr="00662BBA">
        <w:rPr>
          <w:sz w:val="22"/>
          <w:szCs w:val="22"/>
        </w:rPr>
        <w:t xml:space="preserve"> </w:t>
      </w:r>
    </w:p>
    <w:p w14:paraId="10AFD1CD" w14:textId="3A8F1F38" w:rsidR="00065A5C" w:rsidRPr="00662BBA" w:rsidRDefault="00065A5C" w:rsidP="00951037">
      <w:pPr>
        <w:numPr>
          <w:ilvl w:val="2"/>
          <w:numId w:val="34"/>
        </w:numPr>
        <w:shd w:val="clear" w:color="auto" w:fill="FFFFFF"/>
        <w:tabs>
          <w:tab w:val="left" w:pos="567"/>
        </w:tabs>
        <w:ind w:left="567" w:hanging="567"/>
        <w:jc w:val="both"/>
        <w:rPr>
          <w:sz w:val="22"/>
          <w:szCs w:val="22"/>
        </w:rPr>
      </w:pPr>
      <w:r w:rsidRPr="00662BBA">
        <w:rPr>
          <w:sz w:val="22"/>
          <w:szCs w:val="22"/>
        </w:rPr>
        <w:t xml:space="preserve">участвовать в пресс-подходах, пост-релизах для СМИ с целью популяризации </w:t>
      </w:r>
      <w:r w:rsidRPr="00662BBA">
        <w:rPr>
          <w:color w:val="000000"/>
          <w:sz w:val="22"/>
          <w:szCs w:val="22"/>
        </w:rPr>
        <w:t>арт-кластер</w:t>
      </w:r>
      <w:r w:rsidR="00571A4F" w:rsidRPr="00662BBA">
        <w:rPr>
          <w:color w:val="000000"/>
          <w:sz w:val="22"/>
          <w:szCs w:val="22"/>
        </w:rPr>
        <w:t>а</w:t>
      </w:r>
      <w:r w:rsidRPr="00662BBA">
        <w:rPr>
          <w:color w:val="000000"/>
          <w:sz w:val="22"/>
          <w:szCs w:val="22"/>
        </w:rPr>
        <w:t xml:space="preserve"> «Таврида»</w:t>
      </w:r>
      <w:r w:rsidR="005E1E71" w:rsidRPr="00662BBA">
        <w:rPr>
          <w:sz w:val="22"/>
          <w:szCs w:val="22"/>
        </w:rPr>
        <w:t>;</w:t>
      </w:r>
    </w:p>
    <w:p w14:paraId="7A673BCE" w14:textId="4D7CA915" w:rsidR="00DC4439" w:rsidRDefault="00065A5C" w:rsidP="00662BBA">
      <w:pPr>
        <w:numPr>
          <w:ilvl w:val="2"/>
          <w:numId w:val="34"/>
        </w:numPr>
        <w:shd w:val="clear" w:color="auto" w:fill="FFFFFF"/>
        <w:tabs>
          <w:tab w:val="left" w:pos="567"/>
        </w:tabs>
        <w:ind w:left="567" w:hanging="567"/>
        <w:jc w:val="both"/>
        <w:rPr>
          <w:sz w:val="22"/>
          <w:szCs w:val="22"/>
        </w:rPr>
      </w:pPr>
      <w:r w:rsidRPr="00662BBA">
        <w:rPr>
          <w:sz w:val="22"/>
          <w:szCs w:val="22"/>
        </w:rPr>
        <w:t>сдать Заказчику результат оказанных услуг по Акту об оказании услуг, в порядке и на условиях настоящего Договора.</w:t>
      </w:r>
    </w:p>
    <w:p w14:paraId="4AA34649" w14:textId="77777777" w:rsidR="00F0542D" w:rsidRPr="00662BBA" w:rsidRDefault="00F0542D" w:rsidP="00F0542D">
      <w:pPr>
        <w:shd w:val="clear" w:color="auto" w:fill="FFFFFF"/>
        <w:tabs>
          <w:tab w:val="left" w:pos="567"/>
        </w:tabs>
        <w:jc w:val="both"/>
        <w:rPr>
          <w:sz w:val="22"/>
          <w:szCs w:val="22"/>
        </w:rPr>
      </w:pPr>
    </w:p>
    <w:p w14:paraId="28F9E4CB" w14:textId="368C2F0E" w:rsidR="00027FB4" w:rsidRPr="00662BBA" w:rsidRDefault="00027FB4" w:rsidP="00951037">
      <w:pPr>
        <w:pStyle w:val="ac"/>
        <w:numPr>
          <w:ilvl w:val="0"/>
          <w:numId w:val="32"/>
        </w:numPr>
        <w:ind w:left="567" w:hanging="567"/>
        <w:jc w:val="both"/>
        <w:rPr>
          <w:sz w:val="22"/>
          <w:szCs w:val="22"/>
        </w:rPr>
      </w:pPr>
      <w:r w:rsidRPr="00662BBA">
        <w:rPr>
          <w:b/>
          <w:sz w:val="22"/>
          <w:szCs w:val="22"/>
        </w:rPr>
        <w:t>СТОИМОСТЬ УСЛУГ И ПОРЯДОК ОПЛАТЫ</w:t>
      </w:r>
    </w:p>
    <w:p w14:paraId="48E6E8D9" w14:textId="508F4CC3" w:rsidR="00027FB4" w:rsidRPr="00662BBA" w:rsidRDefault="00027FB4" w:rsidP="00951037">
      <w:pPr>
        <w:pStyle w:val="ac"/>
        <w:numPr>
          <w:ilvl w:val="1"/>
          <w:numId w:val="32"/>
        </w:numPr>
        <w:ind w:left="567" w:hanging="567"/>
        <w:jc w:val="both"/>
        <w:rPr>
          <w:sz w:val="22"/>
          <w:szCs w:val="22"/>
        </w:rPr>
      </w:pPr>
      <w:r w:rsidRPr="00662BBA">
        <w:rPr>
          <w:sz w:val="22"/>
          <w:szCs w:val="22"/>
        </w:rPr>
        <w:t xml:space="preserve">Стоимость услуг Исполнителя по Договору определяется в Приложении № 2 к Договору и составляет </w:t>
      </w:r>
      <w:r w:rsidR="005E1E71" w:rsidRPr="00662BBA">
        <w:rPr>
          <w:sz w:val="22"/>
          <w:szCs w:val="22"/>
        </w:rPr>
        <w:t xml:space="preserve">1 869 423 (один миллион восемьсот шестьдесят девять тысяч четыреста двадцать три) </w:t>
      </w:r>
      <w:r w:rsidRPr="00662BBA">
        <w:rPr>
          <w:sz w:val="22"/>
          <w:szCs w:val="22"/>
        </w:rPr>
        <w:t>рубл</w:t>
      </w:r>
      <w:r w:rsidR="005E1E71" w:rsidRPr="00662BBA">
        <w:rPr>
          <w:sz w:val="22"/>
          <w:szCs w:val="22"/>
        </w:rPr>
        <w:t>я</w:t>
      </w:r>
      <w:r w:rsidRPr="00662BBA">
        <w:rPr>
          <w:sz w:val="22"/>
          <w:szCs w:val="22"/>
        </w:rPr>
        <w:t xml:space="preserve"> 00 копеек. Без НДС в связи с применением Исполнителем УСН.</w:t>
      </w:r>
    </w:p>
    <w:p w14:paraId="37D78D63" w14:textId="77777777" w:rsidR="006D72EB" w:rsidRPr="00662BBA" w:rsidRDefault="006D72EB" w:rsidP="006D72EB">
      <w:pPr>
        <w:numPr>
          <w:ilvl w:val="1"/>
          <w:numId w:val="35"/>
        </w:numPr>
        <w:ind w:left="567" w:hanging="567"/>
        <w:jc w:val="both"/>
        <w:rPr>
          <w:sz w:val="22"/>
          <w:szCs w:val="22"/>
        </w:rPr>
      </w:pPr>
      <w:r w:rsidRPr="00662BBA">
        <w:rPr>
          <w:sz w:val="22"/>
          <w:szCs w:val="22"/>
        </w:rPr>
        <w:lastRenderedPageBreak/>
        <w:t>Оплата стоимости услуг производится путем перечисления денежных средств на расчетный счет Исполнителя в следующем порядке:</w:t>
      </w:r>
    </w:p>
    <w:p w14:paraId="6357E847" w14:textId="5C0469EA" w:rsidR="006D72EB" w:rsidRPr="00662BBA" w:rsidRDefault="006D72EB" w:rsidP="006D72EB">
      <w:pPr>
        <w:numPr>
          <w:ilvl w:val="2"/>
          <w:numId w:val="41"/>
        </w:numPr>
        <w:ind w:left="567" w:hanging="567"/>
        <w:jc w:val="both"/>
        <w:rPr>
          <w:sz w:val="22"/>
          <w:szCs w:val="22"/>
        </w:rPr>
      </w:pPr>
      <w:r w:rsidRPr="00662BBA">
        <w:rPr>
          <w:sz w:val="22"/>
          <w:szCs w:val="22"/>
        </w:rPr>
        <w:t xml:space="preserve">оплата в размере 50 % от стоимости услуг Исполнителя </w:t>
      </w:r>
      <w:r w:rsidRPr="004D2B56">
        <w:rPr>
          <w:sz w:val="22"/>
          <w:szCs w:val="22"/>
        </w:rPr>
        <w:t xml:space="preserve">в течение 10 (десяти) рабочих дней после подписания Сторонами </w:t>
      </w:r>
      <w:r w:rsidRPr="004D2B56">
        <w:rPr>
          <w:sz w:val="22"/>
          <w:szCs w:val="22"/>
          <w:shd w:val="clear" w:color="auto" w:fill="FFFFFF"/>
        </w:rPr>
        <w:t xml:space="preserve">акта об оказании услуг по форме, указанной в Приложении № 3 к Договору, за подготовительный этап, включающий в себя: разработку программы </w:t>
      </w:r>
      <w:r w:rsidR="00052BAB" w:rsidRPr="004D2B56">
        <w:rPr>
          <w:sz w:val="22"/>
          <w:szCs w:val="22"/>
          <w:shd w:val="clear" w:color="auto" w:fill="FFFFFF"/>
        </w:rPr>
        <w:t xml:space="preserve">проведения Мероприятия </w:t>
      </w:r>
      <w:r w:rsidRPr="004D2B56">
        <w:rPr>
          <w:sz w:val="22"/>
          <w:szCs w:val="22"/>
          <w:shd w:val="clear" w:color="auto" w:fill="FFFFFF"/>
        </w:rPr>
        <w:t xml:space="preserve">и подготовку к </w:t>
      </w:r>
      <w:r w:rsidR="00052BAB" w:rsidRPr="004D2B56">
        <w:rPr>
          <w:sz w:val="22"/>
          <w:szCs w:val="22"/>
          <w:shd w:val="clear" w:color="auto" w:fill="FFFFFF"/>
        </w:rPr>
        <w:t>проведению Мероприятия</w:t>
      </w:r>
      <w:r w:rsidRPr="004D2B56">
        <w:rPr>
          <w:sz w:val="22"/>
          <w:szCs w:val="22"/>
        </w:rPr>
        <w:t>;</w:t>
      </w:r>
    </w:p>
    <w:p w14:paraId="3E76D96A" w14:textId="77777777" w:rsidR="006D72EB" w:rsidRPr="00662BBA" w:rsidRDefault="006D72EB" w:rsidP="006D72EB">
      <w:pPr>
        <w:numPr>
          <w:ilvl w:val="2"/>
          <w:numId w:val="41"/>
        </w:numPr>
        <w:ind w:left="567" w:hanging="567"/>
        <w:jc w:val="both"/>
        <w:rPr>
          <w:sz w:val="22"/>
          <w:szCs w:val="22"/>
        </w:rPr>
      </w:pPr>
      <w:r w:rsidRPr="00662BBA">
        <w:rPr>
          <w:sz w:val="22"/>
          <w:szCs w:val="22"/>
        </w:rPr>
        <w:t xml:space="preserve">окончательная оплата в размере 50 % от стоимости услуг Исполнителя осуществляется в течение 10 (десяти) рабочих дней после подписания Сторонами Акта об оказании услуг по форме, указанной в Приложении № 4 к Договору (далее - Акт), на основании предоставленного Исполнителем счета на оплату. </w:t>
      </w:r>
    </w:p>
    <w:p w14:paraId="707F8761" w14:textId="7757A80C" w:rsidR="006D72EB" w:rsidRPr="00662BBA" w:rsidRDefault="006D72EB" w:rsidP="006D72EB">
      <w:pPr>
        <w:ind w:left="567"/>
        <w:jc w:val="both"/>
        <w:rPr>
          <w:sz w:val="22"/>
          <w:szCs w:val="22"/>
        </w:rPr>
      </w:pPr>
      <w:r w:rsidRPr="00662BBA">
        <w:rPr>
          <w:sz w:val="22"/>
          <w:szCs w:val="22"/>
        </w:rPr>
        <w:t xml:space="preserve">Заказчик в течение </w:t>
      </w:r>
      <w:r w:rsidR="00DC4439" w:rsidRPr="00662BBA">
        <w:rPr>
          <w:sz w:val="22"/>
          <w:szCs w:val="22"/>
        </w:rPr>
        <w:t>10</w:t>
      </w:r>
      <w:r w:rsidRPr="00662BBA">
        <w:rPr>
          <w:sz w:val="22"/>
          <w:szCs w:val="22"/>
        </w:rPr>
        <w:t xml:space="preserve"> (</w:t>
      </w:r>
      <w:r w:rsidR="00DC4439" w:rsidRPr="00662BBA">
        <w:rPr>
          <w:sz w:val="22"/>
          <w:szCs w:val="22"/>
        </w:rPr>
        <w:t>десяти</w:t>
      </w:r>
      <w:r w:rsidRPr="00662BBA">
        <w:rPr>
          <w:sz w:val="22"/>
          <w:szCs w:val="22"/>
        </w:rPr>
        <w:t>) рабочих дней со дня предоставления Исполнителем 2 (двух) экземпляров Акта обязан подписать со своей стороны Акт и направить Исполнителю его экземпляр, либо в тот же срок направить Исполнителю письменный мотивированный отказ от его подписания.</w:t>
      </w:r>
    </w:p>
    <w:p w14:paraId="21395B63" w14:textId="77777777" w:rsidR="00027FB4" w:rsidRPr="00662BBA" w:rsidRDefault="00027FB4" w:rsidP="00951037">
      <w:pPr>
        <w:pStyle w:val="ac"/>
        <w:numPr>
          <w:ilvl w:val="1"/>
          <w:numId w:val="32"/>
        </w:numPr>
        <w:ind w:left="567" w:hanging="567"/>
        <w:jc w:val="both"/>
        <w:rPr>
          <w:sz w:val="22"/>
          <w:szCs w:val="22"/>
        </w:rPr>
      </w:pPr>
      <w:r w:rsidRPr="00662BBA">
        <w:rPr>
          <w:sz w:val="22"/>
          <w:szCs w:val="22"/>
        </w:rPr>
        <w:t xml:space="preserve">Обязательства Заказчика по оплате стоимости услуг Исполнителя считаются исполненными с момента списания денежных средств с расчетного счета Заказчика. </w:t>
      </w:r>
    </w:p>
    <w:p w14:paraId="3073A1E2" w14:textId="77777777" w:rsidR="00027FB4" w:rsidRPr="00662BBA" w:rsidRDefault="00027FB4" w:rsidP="00951037">
      <w:pPr>
        <w:pStyle w:val="ac"/>
        <w:numPr>
          <w:ilvl w:val="1"/>
          <w:numId w:val="32"/>
        </w:numPr>
        <w:pBdr>
          <w:top w:val="none" w:sz="4" w:space="0" w:color="000000"/>
          <w:left w:val="none" w:sz="4" w:space="0" w:color="000000"/>
          <w:bottom w:val="none" w:sz="4" w:space="0" w:color="000000"/>
          <w:right w:val="none" w:sz="4" w:space="0" w:color="000000"/>
          <w:between w:val="none" w:sz="4" w:space="0" w:color="000000"/>
        </w:pBdr>
        <w:ind w:left="567" w:hanging="567"/>
        <w:jc w:val="both"/>
        <w:rPr>
          <w:sz w:val="22"/>
          <w:szCs w:val="22"/>
        </w:rPr>
      </w:pPr>
      <w:r w:rsidRPr="00662BBA">
        <w:rPr>
          <w:sz w:val="22"/>
          <w:szCs w:val="22"/>
        </w:rPr>
        <w:t>Исполнитель не вправе приобретать за счет полученных средств, иностранную валюту, за исключением операций, осуществляемых в соответствии с валютным законодательством Российской Федерации при закупке (поставке) высокотехнологичного импортного оборудования, сырья и комплектующих изделий, а также связанных с достижением целей предоставления целевой субсидии Заказчику иных операций.</w:t>
      </w:r>
    </w:p>
    <w:p w14:paraId="4B25673C" w14:textId="58DE0722" w:rsidR="00DC4439" w:rsidRPr="00662BBA" w:rsidRDefault="00027FB4" w:rsidP="00662BBA">
      <w:pPr>
        <w:pStyle w:val="ac"/>
        <w:numPr>
          <w:ilvl w:val="1"/>
          <w:numId w:val="32"/>
        </w:numPr>
        <w:ind w:left="567" w:hanging="567"/>
        <w:jc w:val="both"/>
        <w:rPr>
          <w:sz w:val="22"/>
          <w:szCs w:val="22"/>
        </w:rPr>
      </w:pPr>
      <w:r w:rsidRPr="00662BBA">
        <w:rPr>
          <w:sz w:val="22"/>
          <w:szCs w:val="22"/>
        </w:rPr>
        <w:t xml:space="preserve">Исполнитель </w:t>
      </w:r>
      <w:r w:rsidRPr="00662BBA">
        <w:rPr>
          <w:rFonts w:eastAsia="Calibri"/>
          <w:color w:val="000000"/>
          <w:sz w:val="22"/>
          <w:szCs w:val="22"/>
        </w:rPr>
        <w:t>согласен на осуществление Федеральным агентством по делам молодежи и уполномоченными государственными органами финансового контроля проверок исполнения настоящего Договора, соблюдения условий, целей и порядка предоставления субсидии.</w:t>
      </w:r>
    </w:p>
    <w:p w14:paraId="58C49877" w14:textId="47D0BF15" w:rsidR="00662BBA" w:rsidRPr="00F0542D" w:rsidRDefault="00662BBA" w:rsidP="00662BBA">
      <w:pPr>
        <w:pStyle w:val="ac"/>
        <w:numPr>
          <w:ilvl w:val="1"/>
          <w:numId w:val="32"/>
        </w:numPr>
        <w:ind w:left="567" w:hanging="567"/>
        <w:jc w:val="both"/>
        <w:rPr>
          <w:sz w:val="22"/>
          <w:szCs w:val="22"/>
        </w:rPr>
      </w:pPr>
      <w:r w:rsidRPr="00D11D19">
        <w:rPr>
          <w:rFonts w:eastAsia="Calibri"/>
          <w:color w:val="000000"/>
          <w:sz w:val="22"/>
          <w:szCs w:val="22"/>
        </w:rPr>
        <w:t>Оплата по Договору может осуществляться из средств целевых субсидий Заказчика, полученных в соответствии с соглашениями о предоставлении из федерального бюджета субсидии некоммерческой организации, не являющейся государственным (муниципальным) учреждением: - № 091-10-2025-013 от «21» февраля 2025 г.; - № 091-10-2025-023 от «21» февраля 2025 г.; - № 091-10-2025-024 от «21» февраля 2025 г.; - № 091-10-2025-027 от «23» февраля 2025 г.; - № 091-10-2025-029 от «23» февраля 2025 г.; - № 091-10-2025-030 от «21» февраля 2025 г.; - № 054-10-2025-028 от «1</w:t>
      </w:r>
      <w:r>
        <w:rPr>
          <w:rFonts w:eastAsia="Calibri"/>
          <w:color w:val="000000"/>
          <w:sz w:val="22"/>
          <w:szCs w:val="22"/>
        </w:rPr>
        <w:t>9</w:t>
      </w:r>
      <w:r w:rsidRPr="00D11D19">
        <w:rPr>
          <w:rFonts w:eastAsia="Calibri"/>
          <w:color w:val="000000"/>
          <w:sz w:val="22"/>
          <w:szCs w:val="22"/>
        </w:rPr>
        <w:t xml:space="preserve">» февраля 2025 г. Оплата также может осуществляться из денежных средств, предоставленных Заказчику в рамках Договоров пожертвования денежных средств № 41 от 21.02.2024 г.,№ 99 от 18.04.2024 г., заключенных с Банк ВТБ (ПАО), из денежных средств по Договору пожертвования № 1010-759-2024 от 12.07.2024 года заключенного с ПАО </w:t>
      </w:r>
      <w:r>
        <w:rPr>
          <w:rFonts w:eastAsia="Calibri"/>
          <w:color w:val="000000"/>
          <w:sz w:val="22"/>
          <w:szCs w:val="22"/>
        </w:rPr>
        <w:t>«</w:t>
      </w:r>
      <w:r w:rsidRPr="00D11D19">
        <w:rPr>
          <w:rFonts w:eastAsia="Calibri"/>
          <w:color w:val="000000"/>
          <w:sz w:val="22"/>
          <w:szCs w:val="22"/>
        </w:rPr>
        <w:t>РусГидро</w:t>
      </w:r>
      <w:r>
        <w:rPr>
          <w:rFonts w:eastAsia="Calibri"/>
          <w:color w:val="000000"/>
          <w:sz w:val="22"/>
          <w:szCs w:val="22"/>
        </w:rPr>
        <w:t>».</w:t>
      </w:r>
    </w:p>
    <w:p w14:paraId="2E3F57FB" w14:textId="381F00B3" w:rsidR="00F0542D" w:rsidRDefault="00F0542D" w:rsidP="00F0542D">
      <w:pPr>
        <w:jc w:val="both"/>
        <w:rPr>
          <w:sz w:val="22"/>
          <w:szCs w:val="22"/>
        </w:rPr>
      </w:pPr>
    </w:p>
    <w:p w14:paraId="186A9FAF" w14:textId="77777777" w:rsidR="00F0542D" w:rsidRPr="00F0542D" w:rsidRDefault="00F0542D" w:rsidP="00F0542D">
      <w:pPr>
        <w:jc w:val="both"/>
        <w:rPr>
          <w:sz w:val="22"/>
          <w:szCs w:val="22"/>
        </w:rPr>
      </w:pPr>
    </w:p>
    <w:p w14:paraId="53F64A7B" w14:textId="3EA47EBD" w:rsidR="00027FB4" w:rsidRPr="00662BBA" w:rsidRDefault="00027FB4" w:rsidP="00951037">
      <w:pPr>
        <w:pStyle w:val="ac"/>
        <w:numPr>
          <w:ilvl w:val="0"/>
          <w:numId w:val="32"/>
        </w:numPr>
        <w:ind w:left="567" w:hanging="567"/>
        <w:jc w:val="both"/>
        <w:rPr>
          <w:b/>
          <w:sz w:val="22"/>
          <w:szCs w:val="22"/>
        </w:rPr>
      </w:pPr>
      <w:r w:rsidRPr="00662BBA">
        <w:rPr>
          <w:b/>
          <w:sz w:val="22"/>
          <w:szCs w:val="22"/>
        </w:rPr>
        <w:t>ГАРАНТИИ СТОРОН</w:t>
      </w:r>
    </w:p>
    <w:p w14:paraId="2A9427C0" w14:textId="77777777" w:rsidR="00027FB4" w:rsidRPr="00662BBA" w:rsidRDefault="00027FB4" w:rsidP="00951037">
      <w:pPr>
        <w:pStyle w:val="ac"/>
        <w:keepNext/>
        <w:numPr>
          <w:ilvl w:val="1"/>
          <w:numId w:val="36"/>
        </w:numPr>
        <w:ind w:left="567" w:hanging="567"/>
        <w:jc w:val="both"/>
        <w:rPr>
          <w:sz w:val="22"/>
          <w:szCs w:val="22"/>
        </w:rPr>
      </w:pPr>
      <w:r w:rsidRPr="00662BBA">
        <w:rPr>
          <w:sz w:val="22"/>
          <w:szCs w:val="22"/>
        </w:rPr>
        <w:t>Стороны гарантируют, что заключение Договора и исполнение всех обязанностей по нему не противоречит никаким другим обязательствам, взятым на себя каждой из Сторон, и у них нет никакого другого юридического основания, по которому они не могут заключить настоящий Договор и взять на себя исполнение обязательств по нему.</w:t>
      </w:r>
    </w:p>
    <w:p w14:paraId="10C5CD24" w14:textId="77777777" w:rsidR="00027FB4" w:rsidRPr="00662BBA" w:rsidRDefault="00027FB4" w:rsidP="00A94D45">
      <w:pPr>
        <w:pStyle w:val="ac"/>
        <w:numPr>
          <w:ilvl w:val="1"/>
          <w:numId w:val="36"/>
        </w:numPr>
        <w:ind w:left="567" w:hanging="567"/>
        <w:jc w:val="both"/>
        <w:rPr>
          <w:sz w:val="22"/>
          <w:szCs w:val="22"/>
        </w:rPr>
      </w:pPr>
      <w:r w:rsidRPr="00662BBA">
        <w:rPr>
          <w:sz w:val="22"/>
          <w:szCs w:val="22"/>
        </w:rPr>
        <w:t>Стороны осознают, что каждая из Сторон заключает настоящий Договор, полагаясь на безусловную действительность вышеуказанных гарантий. В случае если хотя бы одна из гарантий окажется неверной, ошибочной или ложной, любая из Сторон сможет расторгнуть настоящий Договор в одностороннем порядке, при этом Сторона, допустившая, что ее гарантия оказалась неверной, ошибочной или ложной, компенсирует другой Стороне все причиненные убытки, включая реальный ущерб и упущенную выгоду.</w:t>
      </w:r>
    </w:p>
    <w:p w14:paraId="3D7BCA1C" w14:textId="3CA8F648" w:rsidR="00A94D45" w:rsidRPr="00662BBA" w:rsidRDefault="00027FB4" w:rsidP="00196BF6">
      <w:pPr>
        <w:pStyle w:val="ac"/>
        <w:numPr>
          <w:ilvl w:val="1"/>
          <w:numId w:val="36"/>
        </w:numPr>
        <w:ind w:left="567" w:hanging="567"/>
        <w:jc w:val="both"/>
        <w:rPr>
          <w:sz w:val="22"/>
          <w:szCs w:val="22"/>
        </w:rPr>
      </w:pPr>
      <w:r w:rsidRPr="00662BBA">
        <w:rPr>
          <w:sz w:val="22"/>
          <w:szCs w:val="22"/>
        </w:rPr>
        <w:t xml:space="preserve">Исполнитель гарантирует, что обладает всеми необходимыми правами и полномочиями для исполнения своих обязательств по Договору, в том числе вправе представлять интересы привлекаемых для оказания услуг третьих лиц и уполномочен совершать сделки с третьими лицами от имени артистов на организацию и проведение Мероприятия.  </w:t>
      </w:r>
      <w:r w:rsidR="00A94D45" w:rsidRPr="00AF4D58">
        <w:rPr>
          <w:iCs/>
          <w:strike/>
          <w:sz w:val="22"/>
          <w:szCs w:val="22"/>
          <w:rPrChange w:id="0" w:author="Марина Богданова" w:date="2025-07-30T12:40:00Z" w16du:dateUtc="2025-07-30T09:40:00Z">
            <w:rPr>
              <w:iCs/>
              <w:sz w:val="22"/>
              <w:szCs w:val="22"/>
            </w:rPr>
          </w:rPrChange>
        </w:rPr>
        <w:t>Исполнитель обладает исключительными правами, правами, смежными с авторскими, для предоставления Заказчику соответствующих прав на осуществление аудиовизуальной записи проводимого Мероприятия, а также что никакая часть и никакие элементы произведений не нарушают прав интеллектуальной собственности</w:t>
      </w:r>
      <w:r w:rsidR="00A94D45" w:rsidRPr="00662BBA">
        <w:rPr>
          <w:iCs/>
          <w:sz w:val="22"/>
          <w:szCs w:val="22"/>
        </w:rPr>
        <w:t xml:space="preserve">. </w:t>
      </w:r>
    </w:p>
    <w:p w14:paraId="29C2B238" w14:textId="65AACD20" w:rsidR="00DC4439" w:rsidRPr="00F0542D" w:rsidRDefault="00DC4439" w:rsidP="00662BBA">
      <w:pPr>
        <w:pStyle w:val="ac"/>
        <w:numPr>
          <w:ilvl w:val="1"/>
          <w:numId w:val="36"/>
        </w:numPr>
        <w:ind w:left="567" w:hanging="567"/>
        <w:jc w:val="both"/>
        <w:rPr>
          <w:sz w:val="22"/>
          <w:szCs w:val="22"/>
        </w:rPr>
      </w:pPr>
      <w:r w:rsidRPr="00662BBA">
        <w:rPr>
          <w:sz w:val="22"/>
          <w:szCs w:val="22"/>
        </w:rPr>
        <w:t>Исполнитель</w:t>
      </w:r>
      <w:r w:rsidRPr="00662BBA">
        <w:rPr>
          <w:color w:val="000000"/>
          <w:sz w:val="22"/>
          <w:szCs w:val="22"/>
          <w:shd w:val="clear" w:color="auto" w:fill="FFFFFF"/>
        </w:rPr>
        <w:t xml:space="preserve"> гарантирует, что не допустит со стороны всех артистов, политических и/или агитационных </w:t>
      </w:r>
      <w:r w:rsidRPr="00662BBA">
        <w:rPr>
          <w:sz w:val="22"/>
          <w:szCs w:val="22"/>
          <w:shd w:val="clear" w:color="auto" w:fill="FFFFFF"/>
        </w:rPr>
        <w:t xml:space="preserve">высказываний, </w:t>
      </w:r>
      <w:r w:rsidRPr="00662BBA">
        <w:rPr>
          <w:sz w:val="22"/>
          <w:szCs w:val="22"/>
        </w:rPr>
        <w:t>использование нецензурной лексики на Мероприятии,</w:t>
      </w:r>
      <w:r w:rsidRPr="00662BBA">
        <w:rPr>
          <w:sz w:val="22"/>
          <w:szCs w:val="22"/>
          <w:shd w:val="clear" w:color="auto" w:fill="FFFFFF"/>
        </w:rPr>
        <w:t xml:space="preserve"> высказываний и поступков, дискредитирующих армию России, пропаганду сексуальных меньшинств, пропаганду нетрадиционных ценностей, алкогольной продукции, наркотических средств, во время проведения Мероприятия, включая использование </w:t>
      </w:r>
      <w:r w:rsidRPr="00662BBA">
        <w:rPr>
          <w:color w:val="000000"/>
          <w:sz w:val="22"/>
          <w:szCs w:val="22"/>
          <w:shd w:val="clear" w:color="auto" w:fill="FFFFFF"/>
        </w:rPr>
        <w:t xml:space="preserve">политической и/или агитационной символики, в том числе агитационные действия, демонстрация нацистской или экстремистской символики в зоне сцены. В </w:t>
      </w:r>
      <w:r w:rsidRPr="00662BBA">
        <w:rPr>
          <w:color w:val="000000"/>
          <w:sz w:val="22"/>
          <w:szCs w:val="22"/>
          <w:shd w:val="clear" w:color="auto" w:fill="FFFFFF"/>
        </w:rPr>
        <w:lastRenderedPageBreak/>
        <w:t xml:space="preserve">случае нарушения данных гарантий Заказчик имеет право отказаться от исполнения обязательств и расторгнуть Договор в одностороннем порядке. При отказе от настоящего Договора по указанным в настоящем пункте основаниям Заказчик имеет право удержать (не выплатить) сумму вознаграждения </w:t>
      </w:r>
      <w:r w:rsidRPr="00662BBA">
        <w:rPr>
          <w:sz w:val="22"/>
          <w:szCs w:val="22"/>
        </w:rPr>
        <w:t>Исполнителя,</w:t>
      </w:r>
      <w:r w:rsidRPr="00662BBA">
        <w:rPr>
          <w:color w:val="000000"/>
          <w:sz w:val="22"/>
          <w:szCs w:val="22"/>
          <w:shd w:val="clear" w:color="auto" w:fill="FFFFFF"/>
        </w:rPr>
        <w:t xml:space="preserve"> предусмотренную пунктом 3.1 Договора в полном объеме.</w:t>
      </w:r>
    </w:p>
    <w:p w14:paraId="648C24C2" w14:textId="18B3E0FB" w:rsidR="00F0542D" w:rsidRDefault="00F0542D" w:rsidP="00F0542D">
      <w:pPr>
        <w:jc w:val="both"/>
        <w:rPr>
          <w:sz w:val="22"/>
          <w:szCs w:val="22"/>
        </w:rPr>
      </w:pPr>
    </w:p>
    <w:p w14:paraId="47CABD66" w14:textId="77777777" w:rsidR="00F0542D" w:rsidRPr="00F0542D" w:rsidRDefault="00F0542D" w:rsidP="00F0542D">
      <w:pPr>
        <w:jc w:val="both"/>
        <w:rPr>
          <w:sz w:val="22"/>
          <w:szCs w:val="22"/>
        </w:rPr>
      </w:pPr>
    </w:p>
    <w:p w14:paraId="74968361" w14:textId="1DC67DB5" w:rsidR="002F6FB0" w:rsidRPr="00662BBA" w:rsidRDefault="002F6FB0" w:rsidP="00951037">
      <w:pPr>
        <w:pStyle w:val="ac"/>
        <w:numPr>
          <w:ilvl w:val="0"/>
          <w:numId w:val="39"/>
        </w:numPr>
        <w:ind w:left="567" w:hanging="567"/>
        <w:jc w:val="both"/>
        <w:rPr>
          <w:b/>
          <w:sz w:val="22"/>
          <w:szCs w:val="22"/>
        </w:rPr>
      </w:pPr>
      <w:r w:rsidRPr="00662BBA">
        <w:rPr>
          <w:b/>
          <w:sz w:val="22"/>
          <w:szCs w:val="22"/>
        </w:rPr>
        <w:t>ОТВЕТСТВЕННОСТЬ СТОРОН</w:t>
      </w:r>
    </w:p>
    <w:p w14:paraId="0184E309" w14:textId="77777777" w:rsidR="00DC4439" w:rsidRPr="00662BBA" w:rsidRDefault="00DC4439" w:rsidP="00DC4439">
      <w:pPr>
        <w:numPr>
          <w:ilvl w:val="1"/>
          <w:numId w:val="39"/>
        </w:numPr>
        <w:ind w:left="567" w:hanging="567"/>
        <w:jc w:val="both"/>
        <w:rPr>
          <w:sz w:val="22"/>
          <w:szCs w:val="22"/>
        </w:rPr>
      </w:pPr>
      <w:r w:rsidRPr="00662BBA">
        <w:rPr>
          <w:sz w:val="22"/>
          <w:szCs w:val="22"/>
        </w:rPr>
        <w:t>В случае неисполнения или ненадлежащего исполнения обязательств по Договору, Стороны несут ответственность в соответствии с действующим законодательством Российской Федерации.</w:t>
      </w:r>
    </w:p>
    <w:p w14:paraId="620679B4" w14:textId="77777777" w:rsidR="00DC4439" w:rsidRPr="00662BBA" w:rsidRDefault="00DC4439" w:rsidP="00DC4439">
      <w:pPr>
        <w:numPr>
          <w:ilvl w:val="1"/>
          <w:numId w:val="39"/>
        </w:numPr>
        <w:ind w:left="567" w:hanging="567"/>
        <w:jc w:val="both"/>
        <w:rPr>
          <w:sz w:val="22"/>
          <w:szCs w:val="22"/>
        </w:rPr>
      </w:pPr>
      <w:r w:rsidRPr="00662BBA">
        <w:rPr>
          <w:color w:val="000000"/>
          <w:sz w:val="22"/>
          <w:szCs w:val="22"/>
        </w:rPr>
        <w:t xml:space="preserve">За </w:t>
      </w:r>
      <w:r w:rsidRPr="00662BBA">
        <w:rPr>
          <w:sz w:val="22"/>
          <w:szCs w:val="22"/>
        </w:rPr>
        <w:t>нарушение срока оплаты стоимости услуг Исполнитель вправе потребовать, а Заказчик в этом случае обязан уплатить Исполнителю пеню из расчета 0,1% от просроченной суммы, подлежащей оплате, за каждый день просрочки, но не более 5 % от стоимости услуг по Договору.</w:t>
      </w:r>
    </w:p>
    <w:p w14:paraId="2D77D964" w14:textId="77777777" w:rsidR="00DC4439" w:rsidRPr="00662BBA" w:rsidRDefault="00DC4439" w:rsidP="00DC4439">
      <w:pPr>
        <w:pStyle w:val="a0"/>
        <w:numPr>
          <w:ilvl w:val="1"/>
          <w:numId w:val="39"/>
        </w:numPr>
        <w:tabs>
          <w:tab w:val="clear" w:pos="425"/>
        </w:tabs>
        <w:spacing w:line="240" w:lineRule="auto"/>
        <w:ind w:left="567" w:hanging="567"/>
        <w:rPr>
          <w:rFonts w:ascii="Times New Roman" w:hAnsi="Times New Roman"/>
          <w:sz w:val="22"/>
        </w:rPr>
      </w:pPr>
      <w:r w:rsidRPr="00662BBA">
        <w:rPr>
          <w:rFonts w:ascii="Times New Roman" w:hAnsi="Times New Roman"/>
          <w:sz w:val="22"/>
        </w:rPr>
        <w:t>В случае нарушения Исполнителем срока оказания услуг Исполнитель обязан выплатить Заказчику неустойку в размере 1% от стоимости услуг по Договору, но не более 5 % от стоимости услуг по Договору.</w:t>
      </w:r>
    </w:p>
    <w:p w14:paraId="69DB9EF4" w14:textId="2B83997F" w:rsidR="00DC4439" w:rsidRPr="00662BBA" w:rsidRDefault="00DC4439" w:rsidP="00DC4439">
      <w:pPr>
        <w:numPr>
          <w:ilvl w:val="1"/>
          <w:numId w:val="39"/>
        </w:numPr>
        <w:ind w:left="567" w:hanging="567"/>
        <w:jc w:val="both"/>
        <w:rPr>
          <w:b/>
          <w:sz w:val="22"/>
          <w:szCs w:val="22"/>
        </w:rPr>
      </w:pPr>
      <w:r w:rsidRPr="00662BBA">
        <w:rPr>
          <w:sz w:val="22"/>
          <w:szCs w:val="22"/>
        </w:rPr>
        <w:t>В случае если выступление коллектива не состоится по вине Исполнителя или третьих лиц, привлеченных Исполнителем для оказания услуг по Договору, Исполнитель обязуется произвести возврат всех сумм, полученных от Заказчика по Договору, а также возместить Заказчику документально подтвержденные убытки, за исключением упущенной выгоды.</w:t>
      </w:r>
    </w:p>
    <w:p w14:paraId="296DD760" w14:textId="77777777" w:rsidR="00DC4439" w:rsidRPr="00662BBA" w:rsidRDefault="00DC4439" w:rsidP="00DC4439">
      <w:pPr>
        <w:numPr>
          <w:ilvl w:val="1"/>
          <w:numId w:val="39"/>
        </w:numPr>
        <w:ind w:left="567" w:hanging="567"/>
        <w:jc w:val="both"/>
        <w:rPr>
          <w:b/>
          <w:sz w:val="22"/>
          <w:szCs w:val="22"/>
        </w:rPr>
      </w:pPr>
      <w:r w:rsidRPr="00662BBA">
        <w:rPr>
          <w:sz w:val="22"/>
          <w:szCs w:val="22"/>
        </w:rPr>
        <w:t>Любые указанные в настоящей статье суммы штрафных санкций должны быть уплачены в течение 5 (пяти) рабочих дней с даты получения соответствующего письменного требования.</w:t>
      </w:r>
    </w:p>
    <w:p w14:paraId="1FB0AAEC" w14:textId="0208668E" w:rsidR="00DC4439" w:rsidRPr="00F0542D" w:rsidRDefault="00DC4439" w:rsidP="00662BBA">
      <w:pPr>
        <w:pStyle w:val="ac"/>
        <w:numPr>
          <w:ilvl w:val="1"/>
          <w:numId w:val="39"/>
        </w:numPr>
        <w:ind w:left="567" w:hanging="567"/>
        <w:jc w:val="both"/>
        <w:rPr>
          <w:sz w:val="22"/>
          <w:szCs w:val="22"/>
        </w:rPr>
      </w:pPr>
      <w:r w:rsidRPr="00662BBA">
        <w:rPr>
          <w:sz w:val="22"/>
          <w:szCs w:val="22"/>
        </w:rPr>
        <w:t xml:space="preserve">Заказчик предупреждает Исполнителя об административной ответственности за курение в общественных местах, за использование нецензурной лексики коллективом на Мероприятии, закрепленной в том числе в ст. 6.24., 6.26 Кодекса об административных правонарушениях Российской Федерации и требует от Исполнителя соблюдения положений действующего законодательства при публичном исполнении произведений литературы, искусства или народного творчества на </w:t>
      </w:r>
      <w:r w:rsidRPr="00662BBA">
        <w:rPr>
          <w:sz w:val="22"/>
          <w:szCs w:val="22"/>
          <w:shd w:val="clear" w:color="auto" w:fill="FFFFFF"/>
        </w:rPr>
        <w:t xml:space="preserve">культурно-просветительских или зрелищно-развлекательных мероприятиях. </w:t>
      </w:r>
    </w:p>
    <w:p w14:paraId="17531534" w14:textId="5A2954B5" w:rsidR="00F0542D" w:rsidRDefault="00F0542D" w:rsidP="00F0542D">
      <w:pPr>
        <w:jc w:val="both"/>
        <w:rPr>
          <w:sz w:val="22"/>
          <w:szCs w:val="22"/>
        </w:rPr>
      </w:pPr>
    </w:p>
    <w:p w14:paraId="7EA39C29" w14:textId="77777777" w:rsidR="00F0542D" w:rsidRPr="00F0542D" w:rsidRDefault="00F0542D" w:rsidP="00F0542D">
      <w:pPr>
        <w:jc w:val="both"/>
        <w:rPr>
          <w:sz w:val="22"/>
          <w:szCs w:val="22"/>
        </w:rPr>
      </w:pPr>
    </w:p>
    <w:p w14:paraId="6515F972" w14:textId="77777777" w:rsidR="002F6FB0" w:rsidRPr="00662BBA" w:rsidRDefault="002F6FB0" w:rsidP="00951037">
      <w:pPr>
        <w:numPr>
          <w:ilvl w:val="0"/>
          <w:numId w:val="39"/>
        </w:numPr>
        <w:ind w:left="567" w:hanging="567"/>
        <w:jc w:val="both"/>
        <w:rPr>
          <w:b/>
          <w:sz w:val="22"/>
          <w:szCs w:val="22"/>
        </w:rPr>
      </w:pPr>
      <w:r w:rsidRPr="00662BBA">
        <w:rPr>
          <w:b/>
          <w:sz w:val="22"/>
          <w:szCs w:val="22"/>
        </w:rPr>
        <w:t>ОБСТОЯТЕЛЬСТВА НЕПРЕОДОЛИМОЙ СИЛЫ</w:t>
      </w:r>
    </w:p>
    <w:p w14:paraId="170F8320" w14:textId="77777777" w:rsidR="002F6FB0" w:rsidRPr="00662BBA" w:rsidRDefault="002F6FB0" w:rsidP="00951037">
      <w:pPr>
        <w:numPr>
          <w:ilvl w:val="1"/>
          <w:numId w:val="39"/>
        </w:numPr>
        <w:ind w:left="567" w:hanging="567"/>
        <w:jc w:val="both"/>
        <w:outlineLvl w:val="0"/>
        <w:rPr>
          <w:sz w:val="22"/>
          <w:szCs w:val="22"/>
        </w:rPr>
      </w:pPr>
      <w:r w:rsidRPr="00662BBA">
        <w:rPr>
          <w:sz w:val="22"/>
          <w:szCs w:val="22"/>
        </w:rPr>
        <w:t>Стороны освобождаются от ответственности за частичное или полное неисполнение обязательств по Договору, если это неисполнение явилось следствием обстоятельств непреодолимой силы: пожар, наводнение, землетрясение и т.д., если эти обстоятельства непосредственно повлияли на исполнение Договора.</w:t>
      </w:r>
    </w:p>
    <w:p w14:paraId="49262E01" w14:textId="77777777" w:rsidR="002F6FB0" w:rsidRPr="00662BBA" w:rsidRDefault="002F6FB0" w:rsidP="00951037">
      <w:pPr>
        <w:widowControl w:val="0"/>
        <w:numPr>
          <w:ilvl w:val="1"/>
          <w:numId w:val="39"/>
        </w:numPr>
        <w:autoSpaceDE w:val="0"/>
        <w:autoSpaceDN w:val="0"/>
        <w:adjustRightInd w:val="0"/>
        <w:ind w:left="567" w:hanging="567"/>
        <w:jc w:val="both"/>
        <w:rPr>
          <w:sz w:val="22"/>
          <w:szCs w:val="22"/>
        </w:rPr>
      </w:pPr>
      <w:r w:rsidRPr="00662BBA">
        <w:rPr>
          <w:sz w:val="22"/>
          <w:szCs w:val="22"/>
        </w:rPr>
        <w:t>Сторона, попавшая под влияние форс-мажорных обстоятельств, обязана уведомить об этом другую Сторону не позднее десяти календарных дней со дня, когда такие обстоятельства стали препятствовать исполнению обязательств по Договору. Не уведомление или несвоевременное уведомление о наступлении форс-мажорных обстоятельств лишает Сторону права ссылаться при невозможности выполнить свои обязанности по Договору на наступление форс-мажорных обстоятельств как на основание освобождения от ответственности по настоящему Договору.</w:t>
      </w:r>
    </w:p>
    <w:p w14:paraId="44AFE020" w14:textId="02A524A6" w:rsidR="00DC4439" w:rsidRDefault="002F6FB0" w:rsidP="00662BBA">
      <w:pPr>
        <w:numPr>
          <w:ilvl w:val="1"/>
          <w:numId w:val="39"/>
        </w:numPr>
        <w:ind w:left="567" w:hanging="567"/>
        <w:jc w:val="both"/>
        <w:outlineLvl w:val="0"/>
        <w:rPr>
          <w:sz w:val="22"/>
          <w:szCs w:val="22"/>
        </w:rPr>
      </w:pPr>
      <w:r w:rsidRPr="00662BBA">
        <w:rPr>
          <w:sz w:val="22"/>
          <w:szCs w:val="22"/>
        </w:rPr>
        <w:t>Действия налоговых и правоохранительных органов, препятствующие исполнению Сторонами своих обязательств по настоящему Договору, не являются основанием для освобождения Сторон от ответственности.</w:t>
      </w:r>
    </w:p>
    <w:p w14:paraId="147BA1CA" w14:textId="07D05201" w:rsidR="00F0542D" w:rsidRDefault="00F0542D" w:rsidP="00F0542D">
      <w:pPr>
        <w:jc w:val="both"/>
        <w:outlineLvl w:val="0"/>
        <w:rPr>
          <w:sz w:val="22"/>
          <w:szCs w:val="22"/>
        </w:rPr>
      </w:pPr>
    </w:p>
    <w:p w14:paraId="5DE6B1D9" w14:textId="77777777" w:rsidR="00F0542D" w:rsidRPr="00662BBA" w:rsidRDefault="00F0542D" w:rsidP="00F0542D">
      <w:pPr>
        <w:jc w:val="both"/>
        <w:outlineLvl w:val="0"/>
        <w:rPr>
          <w:sz w:val="22"/>
          <w:szCs w:val="22"/>
        </w:rPr>
      </w:pPr>
    </w:p>
    <w:p w14:paraId="10B5EACB" w14:textId="77777777" w:rsidR="002F6FB0" w:rsidRPr="00662BBA" w:rsidRDefault="002F6FB0" w:rsidP="00951037">
      <w:pPr>
        <w:numPr>
          <w:ilvl w:val="0"/>
          <w:numId w:val="39"/>
        </w:numPr>
        <w:autoSpaceDN w:val="0"/>
        <w:adjustRightInd w:val="0"/>
        <w:ind w:left="567" w:hanging="567"/>
        <w:jc w:val="both"/>
        <w:rPr>
          <w:b/>
          <w:sz w:val="22"/>
          <w:szCs w:val="22"/>
        </w:rPr>
      </w:pPr>
      <w:r w:rsidRPr="00662BBA">
        <w:rPr>
          <w:b/>
          <w:sz w:val="22"/>
          <w:szCs w:val="22"/>
        </w:rPr>
        <w:t>КОНФИДЕНЦИАЛЬНОСТЬ</w:t>
      </w:r>
    </w:p>
    <w:p w14:paraId="2DFD2EA3" w14:textId="77777777" w:rsidR="002F6FB0" w:rsidRPr="00662BBA" w:rsidRDefault="002F6FB0" w:rsidP="00951037">
      <w:pPr>
        <w:pStyle w:val="ac"/>
        <w:numPr>
          <w:ilvl w:val="1"/>
          <w:numId w:val="39"/>
        </w:numPr>
        <w:ind w:left="567" w:hanging="567"/>
        <w:jc w:val="both"/>
        <w:rPr>
          <w:sz w:val="22"/>
          <w:szCs w:val="22"/>
        </w:rPr>
      </w:pPr>
      <w:r w:rsidRPr="00662BBA">
        <w:rPr>
          <w:sz w:val="22"/>
          <w:szCs w:val="22"/>
        </w:rPr>
        <w:t>Условия Договора, а также информация, ставшая известной Сторонам при его исполнении, конфиденциальны и не подлежат раскрытию третьим лицам без письменного согласия другой Стороны, за исключением случаев, предусмотренных действующим законодательством Российской Федерации.</w:t>
      </w:r>
    </w:p>
    <w:p w14:paraId="64F2E23A" w14:textId="77777777" w:rsidR="002F6FB0" w:rsidRPr="00662BBA" w:rsidRDefault="002F6FB0" w:rsidP="00951037">
      <w:pPr>
        <w:pStyle w:val="ac"/>
        <w:numPr>
          <w:ilvl w:val="1"/>
          <w:numId w:val="39"/>
        </w:numPr>
        <w:ind w:left="567" w:hanging="567"/>
        <w:jc w:val="both"/>
        <w:rPr>
          <w:sz w:val="22"/>
          <w:szCs w:val="22"/>
        </w:rPr>
      </w:pPr>
      <w:r w:rsidRPr="00662BBA">
        <w:rPr>
          <w:sz w:val="22"/>
          <w:szCs w:val="22"/>
        </w:rPr>
        <w:t>Сторона, получившая обязательный для исполнения запрос компетентного органа о раскрытии конфиденциальной информации другой Стороны, обязана незамедлительно уведомить о таком запросе другую Сторону, предоставив копии полученных документов, если такое уведомление не запрещено действующим законодательством Российской Федерации. Стороны обязуются раскрывать информацию по указанным запросам в минимально достаточном объёме.</w:t>
      </w:r>
    </w:p>
    <w:p w14:paraId="54DDC20E" w14:textId="77777777" w:rsidR="002F6FB0" w:rsidRPr="00662BBA" w:rsidRDefault="002F6FB0" w:rsidP="00951037">
      <w:pPr>
        <w:pStyle w:val="ac"/>
        <w:numPr>
          <w:ilvl w:val="1"/>
          <w:numId w:val="39"/>
        </w:numPr>
        <w:ind w:left="567" w:hanging="567"/>
        <w:contextualSpacing w:val="0"/>
        <w:jc w:val="both"/>
        <w:rPr>
          <w:sz w:val="22"/>
          <w:szCs w:val="22"/>
        </w:rPr>
      </w:pPr>
      <w:r w:rsidRPr="00662BBA">
        <w:rPr>
          <w:sz w:val="22"/>
          <w:szCs w:val="22"/>
        </w:rPr>
        <w:t>Сторона, неправомерно разгласившая конфиденциальную информацию другой Стороны, обязана возместить причиненные такой Стороне убытки.</w:t>
      </w:r>
    </w:p>
    <w:p w14:paraId="72F5B4FF" w14:textId="7EB55385" w:rsidR="00DC4439" w:rsidRDefault="002F6FB0" w:rsidP="00662BBA">
      <w:pPr>
        <w:pStyle w:val="ac"/>
        <w:numPr>
          <w:ilvl w:val="1"/>
          <w:numId w:val="39"/>
        </w:numPr>
        <w:ind w:left="567" w:hanging="567"/>
        <w:contextualSpacing w:val="0"/>
        <w:jc w:val="both"/>
        <w:rPr>
          <w:sz w:val="22"/>
          <w:szCs w:val="22"/>
        </w:rPr>
      </w:pPr>
      <w:r w:rsidRPr="00662BBA">
        <w:rPr>
          <w:sz w:val="22"/>
          <w:szCs w:val="22"/>
        </w:rPr>
        <w:t>Стороны обязаны сохранять конфиденциальность полученной информации в течение 5 (Пяти) лет с момента ее получения, вне зависимости от прекращения срока действия Договора.</w:t>
      </w:r>
    </w:p>
    <w:p w14:paraId="0D520B8F" w14:textId="2CADC9C1" w:rsidR="00F0542D" w:rsidRDefault="00F0542D" w:rsidP="00F0542D">
      <w:pPr>
        <w:jc w:val="both"/>
        <w:rPr>
          <w:sz w:val="22"/>
          <w:szCs w:val="22"/>
        </w:rPr>
      </w:pPr>
    </w:p>
    <w:p w14:paraId="2221B839" w14:textId="77777777" w:rsidR="00F0542D" w:rsidRPr="00F0542D" w:rsidRDefault="00F0542D" w:rsidP="00F0542D">
      <w:pPr>
        <w:jc w:val="both"/>
        <w:rPr>
          <w:sz w:val="22"/>
          <w:szCs w:val="22"/>
        </w:rPr>
      </w:pPr>
    </w:p>
    <w:p w14:paraId="1189FF93" w14:textId="77777777" w:rsidR="00951037" w:rsidRPr="00662BBA" w:rsidRDefault="00951037" w:rsidP="00951037">
      <w:pPr>
        <w:numPr>
          <w:ilvl w:val="0"/>
          <w:numId w:val="39"/>
        </w:numPr>
        <w:ind w:left="567" w:hanging="567"/>
        <w:jc w:val="both"/>
        <w:rPr>
          <w:b/>
          <w:sz w:val="22"/>
          <w:szCs w:val="22"/>
        </w:rPr>
      </w:pPr>
      <w:r w:rsidRPr="00662BBA">
        <w:rPr>
          <w:b/>
          <w:sz w:val="22"/>
          <w:szCs w:val="22"/>
        </w:rPr>
        <w:t>СРОК ДЕЙСТВИЯ ДОГОВОРА</w:t>
      </w:r>
    </w:p>
    <w:p w14:paraId="6C309138" w14:textId="33990CE5" w:rsidR="006D72EB" w:rsidRDefault="00951037" w:rsidP="00662BBA">
      <w:pPr>
        <w:pStyle w:val="1"/>
        <w:numPr>
          <w:ilvl w:val="1"/>
          <w:numId w:val="39"/>
        </w:numPr>
        <w:tabs>
          <w:tab w:val="clear" w:pos="284"/>
          <w:tab w:val="clear" w:pos="993"/>
        </w:tabs>
        <w:ind w:left="567" w:hanging="567"/>
        <w:rPr>
          <w:spacing w:val="0"/>
          <w:sz w:val="22"/>
          <w:szCs w:val="22"/>
        </w:rPr>
      </w:pPr>
      <w:r w:rsidRPr="00662BBA">
        <w:rPr>
          <w:spacing w:val="0"/>
          <w:sz w:val="22"/>
          <w:szCs w:val="22"/>
        </w:rPr>
        <w:t xml:space="preserve">Настоящий Договор вступает в силу с момента его подписания и действует до полного исполнения Сторонами взятых на себя обязательств. Положения настоящего Договора распространяются на отношения Сторон, возникших с даты начала оказания услуг по Договору. </w:t>
      </w:r>
    </w:p>
    <w:p w14:paraId="1860E8A1" w14:textId="58C9149F" w:rsidR="00F0542D" w:rsidRDefault="00F0542D" w:rsidP="00F0542D"/>
    <w:p w14:paraId="3528F114" w14:textId="77777777" w:rsidR="00F0542D" w:rsidRPr="00F0542D" w:rsidRDefault="00F0542D" w:rsidP="00F0542D"/>
    <w:p w14:paraId="06A5F94F" w14:textId="77777777" w:rsidR="00951037" w:rsidRPr="00662BBA" w:rsidRDefault="00951037" w:rsidP="00951037">
      <w:pPr>
        <w:numPr>
          <w:ilvl w:val="0"/>
          <w:numId w:val="39"/>
        </w:numPr>
        <w:ind w:left="567" w:hanging="567"/>
        <w:jc w:val="both"/>
        <w:rPr>
          <w:b/>
          <w:sz w:val="22"/>
          <w:szCs w:val="22"/>
        </w:rPr>
      </w:pPr>
      <w:r w:rsidRPr="00662BBA">
        <w:rPr>
          <w:b/>
          <w:sz w:val="22"/>
          <w:szCs w:val="22"/>
        </w:rPr>
        <w:t>РАЗРЕШЕНИЕ СПОРОВ</w:t>
      </w:r>
    </w:p>
    <w:p w14:paraId="285A06E5" w14:textId="77777777" w:rsidR="00951037" w:rsidRPr="00662BBA" w:rsidRDefault="00951037" w:rsidP="00951037">
      <w:pPr>
        <w:numPr>
          <w:ilvl w:val="1"/>
          <w:numId w:val="39"/>
        </w:numPr>
        <w:ind w:left="567" w:hanging="567"/>
        <w:jc w:val="both"/>
        <w:rPr>
          <w:sz w:val="22"/>
          <w:szCs w:val="22"/>
        </w:rPr>
      </w:pPr>
      <w:r w:rsidRPr="00662BBA">
        <w:rPr>
          <w:sz w:val="22"/>
          <w:szCs w:val="22"/>
        </w:rPr>
        <w:t>Все без исключения споры, разногласия и иные вопросы, которые возникают или могут возникнуть между Сторонами, заключившими настоящий Договор касающиеся толкования Договора и всего связанного с его содержанием, Стороны намерены разрешать путем переговоров.</w:t>
      </w:r>
    </w:p>
    <w:p w14:paraId="0C82D14E" w14:textId="3D93601E" w:rsidR="00DC4439" w:rsidRDefault="00951037" w:rsidP="00662BBA">
      <w:pPr>
        <w:numPr>
          <w:ilvl w:val="1"/>
          <w:numId w:val="39"/>
        </w:numPr>
        <w:ind w:left="567" w:hanging="567"/>
        <w:jc w:val="both"/>
        <w:rPr>
          <w:sz w:val="22"/>
          <w:szCs w:val="22"/>
        </w:rPr>
      </w:pPr>
      <w:r w:rsidRPr="00662BBA">
        <w:rPr>
          <w:sz w:val="22"/>
          <w:szCs w:val="22"/>
        </w:rPr>
        <w:t>Если Стороны не пришли к соглашению путем переговоров, то все возникшие споры будут рассматриваться в Арбитражном суде города Москвы.</w:t>
      </w:r>
    </w:p>
    <w:p w14:paraId="483D8842" w14:textId="2602444A" w:rsidR="00F0542D" w:rsidRDefault="00F0542D" w:rsidP="00F0542D">
      <w:pPr>
        <w:tabs>
          <w:tab w:val="left" w:pos="567"/>
        </w:tabs>
        <w:jc w:val="both"/>
        <w:rPr>
          <w:sz w:val="22"/>
          <w:szCs w:val="22"/>
        </w:rPr>
      </w:pPr>
    </w:p>
    <w:p w14:paraId="40029177" w14:textId="77777777" w:rsidR="00F0542D" w:rsidRPr="00F0542D" w:rsidRDefault="00F0542D" w:rsidP="00F0542D">
      <w:pPr>
        <w:tabs>
          <w:tab w:val="left" w:pos="567"/>
        </w:tabs>
        <w:jc w:val="both"/>
        <w:rPr>
          <w:sz w:val="22"/>
          <w:szCs w:val="22"/>
        </w:rPr>
      </w:pPr>
    </w:p>
    <w:p w14:paraId="401FAD57" w14:textId="77777777" w:rsidR="00DC4439" w:rsidRPr="00662BBA" w:rsidRDefault="00DC4439" w:rsidP="00DC4439">
      <w:pPr>
        <w:numPr>
          <w:ilvl w:val="0"/>
          <w:numId w:val="39"/>
        </w:numPr>
        <w:ind w:left="567" w:hanging="567"/>
        <w:jc w:val="both"/>
        <w:rPr>
          <w:b/>
          <w:sz w:val="22"/>
          <w:szCs w:val="22"/>
        </w:rPr>
      </w:pPr>
      <w:r w:rsidRPr="00662BBA">
        <w:rPr>
          <w:b/>
          <w:sz w:val="22"/>
          <w:szCs w:val="22"/>
        </w:rPr>
        <w:t>ЗАВЕРЕНИЕ ОБ ОБСТОЯТЕЛЬСТВАХ</w:t>
      </w:r>
    </w:p>
    <w:p w14:paraId="1A49AB97" w14:textId="77777777" w:rsidR="00DC4439" w:rsidRPr="00662BBA" w:rsidRDefault="00DC4439" w:rsidP="00DC4439">
      <w:pPr>
        <w:numPr>
          <w:ilvl w:val="1"/>
          <w:numId w:val="39"/>
        </w:numPr>
        <w:ind w:left="567" w:hanging="567"/>
        <w:jc w:val="both"/>
        <w:rPr>
          <w:sz w:val="22"/>
          <w:szCs w:val="22"/>
        </w:rPr>
      </w:pPr>
      <w:r w:rsidRPr="00662BBA">
        <w:rPr>
          <w:sz w:val="22"/>
          <w:szCs w:val="22"/>
        </w:rPr>
        <w:t>В соответствии с пунктом 1 статьи 431.2 ГК РФ Исполнитель заверяет Заказчика о следующих обстоятельствах, имеющих значение для заключения договора, его исполнения или прекращения:</w:t>
      </w:r>
    </w:p>
    <w:p w14:paraId="17487030" w14:textId="77777777" w:rsidR="00DC4439" w:rsidRPr="00662BBA" w:rsidRDefault="00DC4439" w:rsidP="00DC4439">
      <w:pPr>
        <w:ind w:left="567"/>
        <w:jc w:val="both"/>
        <w:rPr>
          <w:sz w:val="22"/>
          <w:szCs w:val="22"/>
        </w:rPr>
      </w:pPr>
      <w:r w:rsidRPr="00662BBA">
        <w:rPr>
          <w:sz w:val="22"/>
          <w:szCs w:val="22"/>
        </w:rPr>
        <w:t>1) соответствие требованиям, установленным в соответствии с законодательством Российской Федерации к предмету договора;</w:t>
      </w:r>
    </w:p>
    <w:p w14:paraId="51049AFB" w14:textId="77777777" w:rsidR="00DC4439" w:rsidRPr="00662BBA" w:rsidRDefault="00DC4439" w:rsidP="00DC4439">
      <w:pPr>
        <w:ind w:left="567"/>
        <w:jc w:val="both"/>
        <w:rPr>
          <w:sz w:val="22"/>
          <w:szCs w:val="22"/>
        </w:rPr>
      </w:pPr>
      <w:r w:rsidRPr="00662BBA">
        <w:rPr>
          <w:sz w:val="22"/>
          <w:szCs w:val="22"/>
        </w:rPr>
        <w:t>2) не проведение ликвидации Исполнителя – юридического лица и отсутствие решения арбитражного суда о признании Исполнителя - юридического лица или индивидуального предпринимателя несостоятельным (банкротом) и об открытии конкурсного производства на момент подписания договора;</w:t>
      </w:r>
    </w:p>
    <w:p w14:paraId="38BA7C34" w14:textId="77777777" w:rsidR="00DC4439" w:rsidRPr="00662BBA" w:rsidRDefault="00DC4439" w:rsidP="00DC4439">
      <w:pPr>
        <w:ind w:left="567"/>
        <w:jc w:val="both"/>
        <w:rPr>
          <w:sz w:val="22"/>
          <w:szCs w:val="22"/>
        </w:rPr>
      </w:pPr>
      <w:r w:rsidRPr="00662BBA">
        <w:rPr>
          <w:sz w:val="22"/>
          <w:szCs w:val="22"/>
        </w:rPr>
        <w:t>3) не приостановление деятельности Исполнителя в порядке, установленном Кодексом Российской Федерации об административных правонарушениях на момент подписания договора;</w:t>
      </w:r>
    </w:p>
    <w:p w14:paraId="653BBBBE" w14:textId="77777777" w:rsidR="00DC4439" w:rsidRPr="00662BBA" w:rsidRDefault="00DC4439" w:rsidP="00DC4439">
      <w:pPr>
        <w:ind w:left="567"/>
        <w:jc w:val="both"/>
        <w:rPr>
          <w:sz w:val="22"/>
          <w:szCs w:val="22"/>
        </w:rPr>
      </w:pPr>
      <w:r w:rsidRPr="00662BBA">
        <w:rPr>
          <w:sz w:val="22"/>
          <w:szCs w:val="22"/>
        </w:rPr>
        <w:t>4) отсутствие у Исполнителя на момент подписания договора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Исполнителя, по данным бухгалтерской отчетности за последний отчетный период;</w:t>
      </w:r>
    </w:p>
    <w:p w14:paraId="3F9E5498" w14:textId="77777777" w:rsidR="00DC4439" w:rsidRPr="00662BBA" w:rsidRDefault="00DC4439" w:rsidP="00DC4439">
      <w:pPr>
        <w:ind w:left="567"/>
        <w:jc w:val="both"/>
        <w:rPr>
          <w:sz w:val="22"/>
          <w:szCs w:val="22"/>
        </w:rPr>
      </w:pPr>
      <w:r w:rsidRPr="00662BBA">
        <w:rPr>
          <w:sz w:val="22"/>
          <w:szCs w:val="22"/>
        </w:rPr>
        <w:t>5) отсутствие у Исполнителя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Исполнителя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договора, и административного наказания в виде дисквалификации;</w:t>
      </w:r>
    </w:p>
    <w:p w14:paraId="38202CA0" w14:textId="77777777" w:rsidR="00DC4439" w:rsidRPr="00662BBA" w:rsidRDefault="00DC4439" w:rsidP="00DC4439">
      <w:pPr>
        <w:ind w:left="567"/>
        <w:jc w:val="both"/>
        <w:rPr>
          <w:sz w:val="22"/>
          <w:szCs w:val="22"/>
        </w:rPr>
      </w:pPr>
      <w:r w:rsidRPr="00662BBA">
        <w:rPr>
          <w:sz w:val="22"/>
          <w:szCs w:val="22"/>
        </w:rPr>
        <w:t>6) Исполнитель- юридическое лицо, которое в течение двух лет до момента подписания договора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15667F9C" w14:textId="76F57A69" w:rsidR="00DC4439" w:rsidRPr="00662BBA" w:rsidRDefault="004D2B56" w:rsidP="00DC4439">
      <w:pPr>
        <w:ind w:left="567"/>
        <w:jc w:val="both"/>
        <w:rPr>
          <w:sz w:val="22"/>
          <w:szCs w:val="22"/>
        </w:rPr>
      </w:pPr>
      <w:r>
        <w:rPr>
          <w:sz w:val="22"/>
          <w:szCs w:val="22"/>
        </w:rPr>
        <w:t>7</w:t>
      </w:r>
      <w:r w:rsidR="00DC4439" w:rsidRPr="00662BBA">
        <w:rPr>
          <w:sz w:val="22"/>
          <w:szCs w:val="22"/>
        </w:rPr>
        <w:t xml:space="preserve">) отсутствие между Исполнителем  и заказчиком конфликта интересов, под которым понимаются случаи, при которых руководитель заказчика, член закупочной комиссии, руководитель контрактной службы заказчика, контрактный управляющий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юридического лица - Исполнителя, с физическим лицом, зарегистрированным в качестве индивидуального предпринимателя, - Исполнитель либо являются близкими родственниками </w:t>
      </w:r>
      <w:r w:rsidR="00DC4439" w:rsidRPr="00662BBA">
        <w:rPr>
          <w:sz w:val="22"/>
          <w:szCs w:val="22"/>
        </w:rPr>
        <w:lastRenderedPageBreak/>
        <w:t>(родственниками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Исполнителем. Под выгодоприобретателями для целей настоящего пункта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183A5160" w14:textId="5C44CBEA" w:rsidR="00DC4439" w:rsidRPr="00662BBA" w:rsidRDefault="004D2B56" w:rsidP="00DC4439">
      <w:pPr>
        <w:ind w:left="567"/>
        <w:jc w:val="both"/>
        <w:rPr>
          <w:sz w:val="22"/>
          <w:szCs w:val="22"/>
        </w:rPr>
      </w:pPr>
      <w:r>
        <w:rPr>
          <w:sz w:val="22"/>
          <w:szCs w:val="22"/>
        </w:rPr>
        <w:t>8</w:t>
      </w:r>
      <w:r w:rsidR="00DC4439" w:rsidRPr="00662BBA">
        <w:rPr>
          <w:sz w:val="22"/>
          <w:szCs w:val="22"/>
        </w:rPr>
        <w:t>) Исполнитель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10509137" w14:textId="04012C5E" w:rsidR="00DC4439" w:rsidRPr="00662BBA" w:rsidRDefault="004D2B56" w:rsidP="00DC4439">
      <w:pPr>
        <w:ind w:left="567"/>
        <w:jc w:val="both"/>
        <w:rPr>
          <w:sz w:val="22"/>
          <w:szCs w:val="22"/>
        </w:rPr>
      </w:pPr>
      <w:r>
        <w:rPr>
          <w:sz w:val="22"/>
          <w:szCs w:val="22"/>
        </w:rPr>
        <w:t>9</w:t>
      </w:r>
      <w:r w:rsidR="00DC4439" w:rsidRPr="00662BBA">
        <w:rPr>
          <w:sz w:val="22"/>
          <w:szCs w:val="22"/>
        </w:rPr>
        <w:t>) между учредителями (участниками) Исполнителя и учредителями (участниками) иных контрагентов Заказчика отсутствуют признаки аффилированности;</w:t>
      </w:r>
    </w:p>
    <w:p w14:paraId="7DDFAD70" w14:textId="45E9481B" w:rsidR="00DC4439" w:rsidRPr="00662BBA" w:rsidRDefault="00DC4439" w:rsidP="00DC4439">
      <w:pPr>
        <w:ind w:left="567"/>
        <w:jc w:val="both"/>
        <w:rPr>
          <w:sz w:val="22"/>
          <w:szCs w:val="22"/>
        </w:rPr>
      </w:pPr>
      <w:r w:rsidRPr="00662BBA">
        <w:rPr>
          <w:sz w:val="22"/>
          <w:szCs w:val="22"/>
        </w:rPr>
        <w:t>1</w:t>
      </w:r>
      <w:r w:rsidR="004D2B56">
        <w:rPr>
          <w:sz w:val="22"/>
          <w:szCs w:val="22"/>
        </w:rPr>
        <w:t>0</w:t>
      </w:r>
      <w:r w:rsidRPr="00662BBA">
        <w:rPr>
          <w:sz w:val="22"/>
          <w:szCs w:val="22"/>
        </w:rPr>
        <w:t>) Исполнитель не включен в реестр недобросовестных поставщиков (подрядчиков, исполнителей).</w:t>
      </w:r>
    </w:p>
    <w:p w14:paraId="090DA650" w14:textId="4773382B" w:rsidR="00DC4439" w:rsidRPr="00662BBA" w:rsidRDefault="00DC4439" w:rsidP="00DC4439">
      <w:pPr>
        <w:ind w:left="567"/>
        <w:jc w:val="both"/>
        <w:rPr>
          <w:sz w:val="22"/>
          <w:szCs w:val="22"/>
        </w:rPr>
      </w:pPr>
      <w:r w:rsidRPr="00662BBA">
        <w:rPr>
          <w:sz w:val="22"/>
          <w:szCs w:val="22"/>
        </w:rPr>
        <w:t>1</w:t>
      </w:r>
      <w:r w:rsidR="004D2B56">
        <w:rPr>
          <w:sz w:val="22"/>
          <w:szCs w:val="22"/>
        </w:rPr>
        <w:t>1</w:t>
      </w:r>
      <w:r w:rsidRPr="00662BBA">
        <w:rPr>
          <w:sz w:val="22"/>
          <w:szCs w:val="22"/>
        </w:rPr>
        <w:t xml:space="preserve">) Исполнитель заверяет, что </w:t>
      </w:r>
      <w:proofErr w:type="gramStart"/>
      <w:r w:rsidRPr="00662BBA">
        <w:rPr>
          <w:sz w:val="22"/>
          <w:szCs w:val="22"/>
        </w:rPr>
        <w:t>все затраты</w:t>
      </w:r>
      <w:proofErr w:type="gramEnd"/>
      <w:r w:rsidRPr="00662BBA">
        <w:rPr>
          <w:sz w:val="22"/>
          <w:szCs w:val="22"/>
        </w:rPr>
        <w:t xml:space="preserve"> понесенные в ходе исполнения договорных обязательств будут соответствовать смете/спецификации по договору, будут произведены все расчеты с привлеченными субподрядчиками;</w:t>
      </w:r>
    </w:p>
    <w:p w14:paraId="77687A29" w14:textId="3FC13B29" w:rsidR="00DC4439" w:rsidRDefault="00DC4439" w:rsidP="00662BBA">
      <w:pPr>
        <w:ind w:left="567"/>
        <w:jc w:val="both"/>
        <w:rPr>
          <w:sz w:val="22"/>
          <w:szCs w:val="22"/>
        </w:rPr>
      </w:pPr>
      <w:r w:rsidRPr="00662BBA">
        <w:rPr>
          <w:sz w:val="22"/>
          <w:szCs w:val="22"/>
        </w:rPr>
        <w:t>1</w:t>
      </w:r>
      <w:r w:rsidR="004D2B56">
        <w:rPr>
          <w:sz w:val="22"/>
          <w:szCs w:val="22"/>
        </w:rPr>
        <w:t>2</w:t>
      </w:r>
      <w:r w:rsidRPr="00662BBA">
        <w:rPr>
          <w:sz w:val="22"/>
          <w:szCs w:val="22"/>
        </w:rPr>
        <w:t>) Исполнитель принимает на себя ответственность за соответствие заверений действительности дополнительно к ответственности, установленной законом или вытекающей из существа законодательного регулирования соответствующего вида обязательств.</w:t>
      </w:r>
    </w:p>
    <w:p w14:paraId="1FD25C76" w14:textId="6431E7D1" w:rsidR="00F0542D" w:rsidRDefault="00F0542D" w:rsidP="00662BBA">
      <w:pPr>
        <w:ind w:left="567"/>
        <w:jc w:val="both"/>
        <w:rPr>
          <w:sz w:val="22"/>
          <w:szCs w:val="22"/>
        </w:rPr>
      </w:pPr>
    </w:p>
    <w:p w14:paraId="69972BAB" w14:textId="77777777" w:rsidR="00F0542D" w:rsidRPr="00662BBA" w:rsidRDefault="00F0542D" w:rsidP="00662BBA">
      <w:pPr>
        <w:ind w:left="567"/>
        <w:jc w:val="both"/>
        <w:rPr>
          <w:sz w:val="22"/>
          <w:szCs w:val="22"/>
        </w:rPr>
      </w:pPr>
    </w:p>
    <w:p w14:paraId="5F9F573A" w14:textId="77777777" w:rsidR="00A94D45" w:rsidRPr="00662BBA" w:rsidRDefault="00A94D45" w:rsidP="00A94D45">
      <w:pPr>
        <w:numPr>
          <w:ilvl w:val="0"/>
          <w:numId w:val="39"/>
        </w:numPr>
        <w:ind w:left="567" w:hanging="567"/>
        <w:jc w:val="both"/>
        <w:rPr>
          <w:b/>
          <w:sz w:val="22"/>
          <w:szCs w:val="22"/>
        </w:rPr>
      </w:pPr>
      <w:r w:rsidRPr="00662BBA">
        <w:rPr>
          <w:b/>
          <w:sz w:val="22"/>
          <w:szCs w:val="22"/>
        </w:rPr>
        <w:t>ПРОЧИЕ УСЛОВИЯ</w:t>
      </w:r>
    </w:p>
    <w:p w14:paraId="7EE23D82" w14:textId="77777777" w:rsidR="00A94D45" w:rsidRPr="00662BBA" w:rsidRDefault="00A94D45" w:rsidP="00A94D45">
      <w:pPr>
        <w:numPr>
          <w:ilvl w:val="1"/>
          <w:numId w:val="39"/>
        </w:numPr>
        <w:shd w:val="clear" w:color="auto" w:fill="FFFFFF"/>
        <w:ind w:left="567" w:hanging="567"/>
        <w:jc w:val="both"/>
        <w:rPr>
          <w:sz w:val="22"/>
          <w:szCs w:val="22"/>
        </w:rPr>
      </w:pPr>
      <w:r w:rsidRPr="00662BBA">
        <w:rPr>
          <w:sz w:val="22"/>
          <w:szCs w:val="22"/>
        </w:rPr>
        <w:t>По вопросам, не нашедшим своего отражения в Договоре, но прямо или косвенно вытекающим из отношений Сторон по нему и имеющим для них принципиальное значение, Стороны будут руководствоваться положениями действующего законодательства Российской Федерации.</w:t>
      </w:r>
    </w:p>
    <w:p w14:paraId="485EA494" w14:textId="77777777" w:rsidR="00A94D45" w:rsidRPr="00662BBA" w:rsidRDefault="00A94D45" w:rsidP="00A94D45">
      <w:pPr>
        <w:numPr>
          <w:ilvl w:val="1"/>
          <w:numId w:val="39"/>
        </w:numPr>
        <w:ind w:left="567" w:hanging="567"/>
        <w:jc w:val="both"/>
        <w:rPr>
          <w:b/>
          <w:sz w:val="22"/>
          <w:szCs w:val="22"/>
        </w:rPr>
      </w:pPr>
      <w:r w:rsidRPr="00662BBA">
        <w:rPr>
          <w:sz w:val="22"/>
          <w:szCs w:val="22"/>
        </w:rPr>
        <w:t>Ни одна из Сторон не вправе уступать свои права и/или обязательства по настоящему Договору третьим лицам, без предварительного письменного на то согласия другой Стороны.</w:t>
      </w:r>
    </w:p>
    <w:p w14:paraId="71DCA172" w14:textId="77777777" w:rsidR="00A94D45" w:rsidRPr="00662BBA" w:rsidRDefault="00A94D45" w:rsidP="00A94D45">
      <w:pPr>
        <w:numPr>
          <w:ilvl w:val="1"/>
          <w:numId w:val="39"/>
        </w:numPr>
        <w:ind w:left="567" w:hanging="567"/>
        <w:jc w:val="both"/>
        <w:rPr>
          <w:sz w:val="22"/>
          <w:szCs w:val="22"/>
        </w:rPr>
      </w:pPr>
      <w:r w:rsidRPr="00662BBA">
        <w:rPr>
          <w:sz w:val="22"/>
          <w:szCs w:val="22"/>
        </w:rPr>
        <w:t>Любые соглашения Сторон по изменению и/или дополнению условий настоящего Договора имеют силу в том случае, если они оформлены в письменном виде, подписаны Сторонами и скреплены печатями Сторон.</w:t>
      </w:r>
    </w:p>
    <w:p w14:paraId="382A90E5" w14:textId="77777777" w:rsidR="00A94D45" w:rsidRPr="00662BBA" w:rsidRDefault="00A94D45" w:rsidP="00A94D45">
      <w:pPr>
        <w:numPr>
          <w:ilvl w:val="1"/>
          <w:numId w:val="39"/>
        </w:numPr>
        <w:ind w:left="567" w:hanging="567"/>
        <w:jc w:val="both"/>
        <w:rPr>
          <w:sz w:val="22"/>
          <w:szCs w:val="22"/>
        </w:rPr>
      </w:pPr>
      <w:r w:rsidRPr="00662BBA">
        <w:rPr>
          <w:sz w:val="22"/>
          <w:szCs w:val="22"/>
        </w:rPr>
        <w:t>Признание недействительным одного или нескольких положений Договора не затрагивает действительности иных его положений.</w:t>
      </w:r>
    </w:p>
    <w:p w14:paraId="54056C0B" w14:textId="77777777" w:rsidR="00A94D45" w:rsidRPr="00662BBA" w:rsidRDefault="00A94D45" w:rsidP="00A94D45">
      <w:pPr>
        <w:numPr>
          <w:ilvl w:val="1"/>
          <w:numId w:val="39"/>
        </w:numPr>
        <w:ind w:left="567" w:hanging="567"/>
        <w:jc w:val="both"/>
        <w:rPr>
          <w:sz w:val="22"/>
          <w:szCs w:val="22"/>
        </w:rPr>
      </w:pPr>
      <w:r w:rsidRPr="00662BBA">
        <w:rPr>
          <w:sz w:val="22"/>
          <w:szCs w:val="22"/>
        </w:rPr>
        <w:t>После подписания настоящего Договора Сторонами все предыдущие переговоры и переписка между Сторонами в отношении предмета и условий настоящего Договора в этой связи аннулируются.</w:t>
      </w:r>
    </w:p>
    <w:p w14:paraId="64C89495" w14:textId="77777777" w:rsidR="003E1230" w:rsidRPr="00662BBA" w:rsidRDefault="003E1230" w:rsidP="003E1230">
      <w:pPr>
        <w:pStyle w:val="a0"/>
        <w:numPr>
          <w:ilvl w:val="1"/>
          <w:numId w:val="39"/>
        </w:numPr>
        <w:tabs>
          <w:tab w:val="clear" w:pos="425"/>
        </w:tabs>
        <w:spacing w:line="240" w:lineRule="auto"/>
        <w:ind w:left="567" w:hanging="567"/>
        <w:rPr>
          <w:sz w:val="22"/>
        </w:rPr>
      </w:pPr>
      <w:r w:rsidRPr="00662BBA">
        <w:rPr>
          <w:rFonts w:ascii="Times New Roman" w:hAnsi="Times New Roman"/>
          <w:sz w:val="22"/>
        </w:rPr>
        <w:t>В случае неоказания услуг Исполнителем, а равно отказа от оказания услуг Исполнитель обязан осуществить возврат всех сумм, перечисленных Заказчиком Исполнителю, а также выплатить Заказчику компенсацию в размере 5 % от стоимости услуг по Договору в течение 5 (пяти) рабочих дней после направления соответствующего требования Исполнителю.</w:t>
      </w:r>
    </w:p>
    <w:p w14:paraId="6F0ECD71" w14:textId="4A9A37A0" w:rsidR="00A94D45" w:rsidRPr="00662BBA" w:rsidRDefault="00A94D45" w:rsidP="00A94D45">
      <w:pPr>
        <w:numPr>
          <w:ilvl w:val="1"/>
          <w:numId w:val="39"/>
        </w:numPr>
        <w:ind w:left="567" w:hanging="567"/>
        <w:jc w:val="both"/>
        <w:rPr>
          <w:sz w:val="22"/>
          <w:szCs w:val="22"/>
        </w:rPr>
      </w:pPr>
      <w:r w:rsidRPr="00662BBA">
        <w:rPr>
          <w:sz w:val="22"/>
          <w:szCs w:val="22"/>
        </w:rPr>
        <w:t>Настоящий Договор может быть расторгнут до истечения срока его действия по соглашению Сторон. Стороны вправе расторгнуть Договор в любое время по взаимному соглашению, оформленному в письменном виде. Прекращение действия Договора не влечет прекращения обязательств, возникших на основании Договора до его расторжения.</w:t>
      </w:r>
    </w:p>
    <w:p w14:paraId="25EC5406" w14:textId="4035C82B" w:rsidR="00A94D45" w:rsidRPr="00662BBA" w:rsidRDefault="00A94D45" w:rsidP="00A94D45">
      <w:pPr>
        <w:numPr>
          <w:ilvl w:val="1"/>
          <w:numId w:val="39"/>
        </w:numPr>
        <w:ind w:left="567" w:hanging="567"/>
        <w:jc w:val="both"/>
        <w:rPr>
          <w:sz w:val="22"/>
          <w:szCs w:val="22"/>
        </w:rPr>
      </w:pPr>
      <w:r w:rsidRPr="00662BBA">
        <w:rPr>
          <w:sz w:val="22"/>
          <w:szCs w:val="22"/>
        </w:rPr>
        <w:t xml:space="preserve">Стороны пришли соглашению о том, что Исполнитель </w:t>
      </w:r>
      <w:r w:rsidRPr="007C6667">
        <w:rPr>
          <w:sz w:val="22"/>
          <w:szCs w:val="22"/>
        </w:rPr>
        <w:t xml:space="preserve">является представителем </w:t>
      </w:r>
      <w:r w:rsidR="00A9135A" w:rsidRPr="007C6667">
        <w:rPr>
          <w:sz w:val="22"/>
          <w:szCs w:val="22"/>
        </w:rPr>
        <w:t xml:space="preserve">артистов, </w:t>
      </w:r>
      <w:r w:rsidRPr="007C6667">
        <w:rPr>
          <w:sz w:val="22"/>
          <w:szCs w:val="22"/>
        </w:rPr>
        <w:t xml:space="preserve">участников </w:t>
      </w:r>
      <w:r w:rsidR="00A9135A" w:rsidRPr="007C6667">
        <w:rPr>
          <w:sz w:val="22"/>
          <w:szCs w:val="22"/>
        </w:rPr>
        <w:t xml:space="preserve">творческого </w:t>
      </w:r>
      <w:r w:rsidRPr="007C6667">
        <w:rPr>
          <w:sz w:val="22"/>
          <w:szCs w:val="22"/>
        </w:rPr>
        <w:t>коллектива,</w:t>
      </w:r>
      <w:r w:rsidR="00A9135A" w:rsidRPr="007C6667">
        <w:rPr>
          <w:sz w:val="22"/>
          <w:szCs w:val="22"/>
        </w:rPr>
        <w:t xml:space="preserve"> привлекаемых для оказания услуг по Договору</w:t>
      </w:r>
      <w:r w:rsidRPr="007C6667">
        <w:rPr>
          <w:sz w:val="22"/>
          <w:szCs w:val="22"/>
        </w:rPr>
        <w:t xml:space="preserve"> и имеет все необходимые права и полномочия в соответствии со ст. 9 Федерального закона от 27.07.2006 № 152-ФЗ «О персональных данных» на предоставление от</w:t>
      </w:r>
      <w:r w:rsidR="00A9135A" w:rsidRPr="007C6667">
        <w:rPr>
          <w:sz w:val="22"/>
          <w:szCs w:val="22"/>
        </w:rPr>
        <w:t xml:space="preserve"> их</w:t>
      </w:r>
      <w:r w:rsidRPr="007C6667">
        <w:rPr>
          <w:sz w:val="22"/>
          <w:szCs w:val="22"/>
        </w:rPr>
        <w:t xml:space="preserve"> имени согласия на обработку персональных данных. Исполнитель</w:t>
      </w:r>
      <w:r w:rsidRPr="00662BBA">
        <w:rPr>
          <w:sz w:val="22"/>
          <w:szCs w:val="22"/>
        </w:rPr>
        <w:t xml:space="preserve">, подписывая настоящий Договор предоставляет Заказчику свое согласие, </w:t>
      </w:r>
      <w:r w:rsidRPr="007C6667">
        <w:rPr>
          <w:sz w:val="22"/>
          <w:szCs w:val="22"/>
        </w:rPr>
        <w:t xml:space="preserve">а также согласие </w:t>
      </w:r>
      <w:r w:rsidR="00A9135A" w:rsidRPr="007C6667">
        <w:rPr>
          <w:sz w:val="22"/>
          <w:szCs w:val="22"/>
        </w:rPr>
        <w:t xml:space="preserve">привлекаемых для оказания услуг третьих </w:t>
      </w:r>
      <w:r w:rsidRPr="007C6667">
        <w:rPr>
          <w:sz w:val="22"/>
          <w:szCs w:val="22"/>
        </w:rPr>
        <w:t>лиц</w:t>
      </w:r>
      <w:r w:rsidRPr="00662BBA">
        <w:rPr>
          <w:sz w:val="22"/>
          <w:szCs w:val="22"/>
        </w:rPr>
        <w:t>, на обработку персональных данных в целях исполнения условий Договора</w:t>
      </w:r>
      <w:ins w:id="1" w:author="Марина Богданова" w:date="2025-07-30T12:43:00Z" w16du:dateUtc="2025-07-30T09:43:00Z">
        <w:r w:rsidR="00AF4D58" w:rsidRPr="00AF4D58">
          <w:t xml:space="preserve"> </w:t>
        </w:r>
        <w:r w:rsidR="00AF4D58" w:rsidRPr="00AF4D58">
          <w:rPr>
            <w:sz w:val="22"/>
            <w:szCs w:val="22"/>
          </w:rPr>
          <w:t>в соответствии со ст. 9 Федерального закона от 27.07.2006 № 152-ФЗ «О персональных данных»</w:t>
        </w:r>
      </w:ins>
      <w:r w:rsidRPr="00662BBA">
        <w:rPr>
          <w:sz w:val="22"/>
          <w:szCs w:val="22"/>
        </w:rPr>
        <w:t>.</w:t>
      </w:r>
    </w:p>
    <w:p w14:paraId="76603A46" w14:textId="77777777" w:rsidR="00A94D45" w:rsidRPr="00662BBA" w:rsidRDefault="00A94D45" w:rsidP="00A94D45">
      <w:pPr>
        <w:numPr>
          <w:ilvl w:val="1"/>
          <w:numId w:val="39"/>
        </w:numPr>
        <w:suppressAutoHyphens/>
        <w:ind w:left="567" w:hanging="567"/>
        <w:jc w:val="both"/>
        <w:rPr>
          <w:sz w:val="22"/>
          <w:szCs w:val="22"/>
        </w:rPr>
      </w:pPr>
      <w:r w:rsidRPr="00662BBA">
        <w:rPr>
          <w:sz w:val="22"/>
          <w:szCs w:val="22"/>
        </w:rPr>
        <w:t xml:space="preserve">Все уведомления, сообщения, документация по Договору направляются Сторонами по адресам, указанным в статье 12 Договора. В случае изменения Сторонами своих реквизитов, Стороны обязаны уведомить друг друга о произошедших изменениях в срок, не превышающий 10 (Десяти) дней с даты осуществления соответствующих изменений. В противном случае Сторона, не поставленная в известность о произведенных изменениях и исполнившая свои обязательства по указанным в статье 12 Договора реквизитам, считается исполнившей свои обязательства надлежаще, а Сторона, нарушившая </w:t>
      </w:r>
      <w:r w:rsidRPr="00662BBA">
        <w:rPr>
          <w:sz w:val="22"/>
          <w:szCs w:val="22"/>
        </w:rPr>
        <w:lastRenderedPageBreak/>
        <w:t>свою обязанность, предусмотренную настоящим пунктом, несет все риски, связанные с неуведомлением, несвоевременным уведомлением об изменении реквизитов.</w:t>
      </w:r>
    </w:p>
    <w:p w14:paraId="64A8964C" w14:textId="77777777" w:rsidR="00A94D45" w:rsidRPr="00662BBA" w:rsidRDefault="00A94D45" w:rsidP="00A94D45">
      <w:pPr>
        <w:widowControl w:val="0"/>
        <w:numPr>
          <w:ilvl w:val="1"/>
          <w:numId w:val="39"/>
        </w:numPr>
        <w:suppressAutoHyphens/>
        <w:ind w:left="567" w:right="-7" w:hanging="567"/>
        <w:contextualSpacing/>
        <w:jc w:val="both"/>
        <w:rPr>
          <w:sz w:val="22"/>
          <w:szCs w:val="22"/>
        </w:rPr>
      </w:pPr>
      <w:r w:rsidRPr="00662BBA">
        <w:rPr>
          <w:sz w:val="22"/>
          <w:szCs w:val="22"/>
        </w:rPr>
        <w:t>Стороны согласовали, что Договор, а также, приложения, дополнения к нему, а также иные документы, связанные с заключением и исполнением Договора, подписанные Сторонами и переданные по факсу или электронной почте, имеют юридическую силу до момента подтверждения оригиналами документов. Стороны производят обмен оригиналами документов в течение 10 (десяти) календарных дней с даты направления данных документов при помощи электронных видов связи.</w:t>
      </w:r>
    </w:p>
    <w:p w14:paraId="329AE004" w14:textId="77777777" w:rsidR="00A94D45" w:rsidRPr="00662BBA" w:rsidRDefault="00A94D45" w:rsidP="00A94D45">
      <w:pPr>
        <w:numPr>
          <w:ilvl w:val="1"/>
          <w:numId w:val="39"/>
        </w:numPr>
        <w:ind w:left="567" w:hanging="567"/>
        <w:jc w:val="both"/>
        <w:rPr>
          <w:sz w:val="22"/>
          <w:szCs w:val="22"/>
        </w:rPr>
      </w:pPr>
      <w:r w:rsidRPr="00662BBA">
        <w:rPr>
          <w:sz w:val="22"/>
          <w:szCs w:val="22"/>
        </w:rPr>
        <w:t>Настоящий Договор составлен в двух экземплярах, имеющих равную юридическую силу, по одному экземпляру для каждой Стороны.</w:t>
      </w:r>
    </w:p>
    <w:p w14:paraId="7A90BD56" w14:textId="77777777" w:rsidR="00A94D45" w:rsidRPr="00662BBA" w:rsidRDefault="00A94D45" w:rsidP="00A94D45">
      <w:pPr>
        <w:numPr>
          <w:ilvl w:val="1"/>
          <w:numId w:val="39"/>
        </w:numPr>
        <w:ind w:left="567" w:hanging="567"/>
        <w:jc w:val="both"/>
        <w:rPr>
          <w:sz w:val="22"/>
          <w:szCs w:val="22"/>
        </w:rPr>
      </w:pPr>
      <w:r w:rsidRPr="00662BBA">
        <w:rPr>
          <w:sz w:val="22"/>
          <w:szCs w:val="22"/>
        </w:rPr>
        <w:t>Приложения, являющиеся неотъемлемой частью Договора:</w:t>
      </w:r>
    </w:p>
    <w:p w14:paraId="1DBC7BD0" w14:textId="195F09CE" w:rsidR="00A94D45" w:rsidRPr="00662BBA" w:rsidRDefault="00A94D45" w:rsidP="00A94D45">
      <w:pPr>
        <w:numPr>
          <w:ilvl w:val="2"/>
          <w:numId w:val="39"/>
        </w:numPr>
        <w:tabs>
          <w:tab w:val="left" w:pos="851"/>
        </w:tabs>
        <w:ind w:left="567" w:hanging="567"/>
        <w:jc w:val="both"/>
        <w:rPr>
          <w:sz w:val="22"/>
          <w:szCs w:val="22"/>
        </w:rPr>
      </w:pPr>
      <w:r w:rsidRPr="00662BBA">
        <w:rPr>
          <w:sz w:val="22"/>
          <w:szCs w:val="22"/>
        </w:rPr>
        <w:t xml:space="preserve">Приложение № 1 – </w:t>
      </w:r>
      <w:r w:rsidR="00DB2FEC" w:rsidRPr="00662BBA">
        <w:rPr>
          <w:sz w:val="22"/>
          <w:szCs w:val="22"/>
        </w:rPr>
        <w:t>Описание и характеристики оказываемых услуг</w:t>
      </w:r>
      <w:r w:rsidRPr="00662BBA">
        <w:rPr>
          <w:sz w:val="22"/>
          <w:szCs w:val="22"/>
        </w:rPr>
        <w:t>;</w:t>
      </w:r>
    </w:p>
    <w:p w14:paraId="62E69FDF" w14:textId="77777777" w:rsidR="00A94D45" w:rsidRPr="00662BBA" w:rsidRDefault="00A94D45" w:rsidP="00A94D45">
      <w:pPr>
        <w:numPr>
          <w:ilvl w:val="2"/>
          <w:numId w:val="39"/>
        </w:numPr>
        <w:tabs>
          <w:tab w:val="left" w:pos="851"/>
        </w:tabs>
        <w:ind w:left="567" w:hanging="567"/>
        <w:jc w:val="both"/>
        <w:rPr>
          <w:sz w:val="22"/>
          <w:szCs w:val="22"/>
        </w:rPr>
      </w:pPr>
      <w:r w:rsidRPr="00662BBA">
        <w:rPr>
          <w:sz w:val="22"/>
          <w:szCs w:val="22"/>
        </w:rPr>
        <w:t>Приложение № 2 – Спецификация услуг</w:t>
      </w:r>
      <w:r w:rsidRPr="00662BBA">
        <w:rPr>
          <w:sz w:val="22"/>
          <w:szCs w:val="22"/>
          <w:lang w:val="en-US"/>
        </w:rPr>
        <w:t>;</w:t>
      </w:r>
    </w:p>
    <w:p w14:paraId="286CC5FF" w14:textId="70A6ECBB" w:rsidR="00127130" w:rsidRPr="00662BBA" w:rsidRDefault="006D72EB" w:rsidP="006D72EB">
      <w:pPr>
        <w:pStyle w:val="ac"/>
        <w:numPr>
          <w:ilvl w:val="2"/>
          <w:numId w:val="39"/>
        </w:numPr>
        <w:tabs>
          <w:tab w:val="left" w:pos="851"/>
        </w:tabs>
        <w:ind w:left="567" w:hanging="567"/>
        <w:jc w:val="both"/>
        <w:rPr>
          <w:sz w:val="22"/>
          <w:szCs w:val="22"/>
        </w:rPr>
      </w:pPr>
      <w:r w:rsidRPr="00662BBA">
        <w:rPr>
          <w:sz w:val="22"/>
          <w:szCs w:val="22"/>
        </w:rPr>
        <w:t>Приложение № 3,4</w:t>
      </w:r>
      <w:r w:rsidR="00052BAB" w:rsidRPr="00662BBA">
        <w:rPr>
          <w:sz w:val="22"/>
          <w:szCs w:val="22"/>
        </w:rPr>
        <w:t xml:space="preserve"> – Форма акта об оказании услуг;</w:t>
      </w:r>
    </w:p>
    <w:p w14:paraId="4ED4AD15" w14:textId="79B5EEAF" w:rsidR="00052BAB" w:rsidRPr="00662BBA" w:rsidRDefault="00052BAB" w:rsidP="006D72EB">
      <w:pPr>
        <w:pStyle w:val="ac"/>
        <w:numPr>
          <w:ilvl w:val="2"/>
          <w:numId w:val="39"/>
        </w:numPr>
        <w:tabs>
          <w:tab w:val="left" w:pos="851"/>
        </w:tabs>
        <w:ind w:left="567" w:hanging="567"/>
        <w:jc w:val="both"/>
        <w:rPr>
          <w:sz w:val="22"/>
          <w:szCs w:val="22"/>
        </w:rPr>
      </w:pPr>
      <w:r w:rsidRPr="00662BBA">
        <w:rPr>
          <w:sz w:val="22"/>
          <w:szCs w:val="22"/>
        </w:rPr>
        <w:t>Приложение № 5 – Отчет об оказанных услугах.</w:t>
      </w:r>
    </w:p>
    <w:p w14:paraId="026A9547" w14:textId="77777777" w:rsidR="00A9135A" w:rsidRPr="00662BBA" w:rsidRDefault="00A9135A" w:rsidP="00A9135A">
      <w:pPr>
        <w:jc w:val="both"/>
        <w:rPr>
          <w:sz w:val="22"/>
          <w:szCs w:val="22"/>
        </w:rPr>
      </w:pPr>
    </w:p>
    <w:p w14:paraId="4DED8036" w14:textId="77777777" w:rsidR="00A9135A" w:rsidRPr="00662BBA" w:rsidRDefault="00A9135A" w:rsidP="00A9135A">
      <w:pPr>
        <w:numPr>
          <w:ilvl w:val="0"/>
          <w:numId w:val="39"/>
        </w:numPr>
        <w:ind w:left="567" w:hanging="567"/>
        <w:jc w:val="both"/>
        <w:rPr>
          <w:b/>
          <w:sz w:val="22"/>
          <w:szCs w:val="22"/>
        </w:rPr>
      </w:pPr>
      <w:r w:rsidRPr="00662BBA">
        <w:rPr>
          <w:b/>
          <w:sz w:val="22"/>
          <w:szCs w:val="22"/>
        </w:rPr>
        <w:t>АДРЕСА, БАНКОВСКИЕ РЕКВИЗИТЫ И ПОДПИСИ СТОРОН</w:t>
      </w:r>
    </w:p>
    <w:p w14:paraId="2B5C7309" w14:textId="77777777" w:rsidR="00A9135A" w:rsidRPr="00662BBA" w:rsidRDefault="00A9135A" w:rsidP="00A9135A">
      <w:pPr>
        <w:ind w:left="567"/>
        <w:jc w:val="both"/>
        <w:rPr>
          <w:b/>
          <w:sz w:val="22"/>
          <w:szCs w:val="22"/>
        </w:rPr>
      </w:pPr>
    </w:p>
    <w:tbl>
      <w:tblPr>
        <w:tblW w:w="9356" w:type="dxa"/>
        <w:tblInd w:w="108" w:type="dxa"/>
        <w:tblLayout w:type="fixed"/>
        <w:tblLook w:val="0000" w:firstRow="0" w:lastRow="0" w:firstColumn="0" w:lastColumn="0" w:noHBand="0" w:noVBand="0"/>
      </w:tblPr>
      <w:tblGrid>
        <w:gridCol w:w="4536"/>
        <w:gridCol w:w="4820"/>
      </w:tblGrid>
      <w:tr w:rsidR="009E5201" w:rsidRPr="00662BBA" w14:paraId="680171E6" w14:textId="77777777" w:rsidTr="00824621">
        <w:trPr>
          <w:trHeight w:val="4253"/>
        </w:trPr>
        <w:tc>
          <w:tcPr>
            <w:tcW w:w="4536" w:type="dxa"/>
          </w:tcPr>
          <w:p w14:paraId="7A99C42C" w14:textId="77777777" w:rsidR="009E5201" w:rsidRPr="00662BBA" w:rsidRDefault="009E5201" w:rsidP="00824621">
            <w:pPr>
              <w:pStyle w:val="ac"/>
              <w:ind w:left="0"/>
              <w:rPr>
                <w:b/>
                <w:sz w:val="22"/>
                <w:szCs w:val="22"/>
              </w:rPr>
            </w:pPr>
            <w:r w:rsidRPr="00662BBA">
              <w:rPr>
                <w:b/>
                <w:sz w:val="22"/>
                <w:szCs w:val="22"/>
              </w:rPr>
              <w:t>Заказчик:</w:t>
            </w:r>
          </w:p>
          <w:p w14:paraId="7807C0A5" w14:textId="77777777" w:rsidR="009E5201" w:rsidRPr="00662BBA" w:rsidRDefault="009E5201" w:rsidP="00824621">
            <w:pPr>
              <w:pStyle w:val="ac"/>
              <w:ind w:left="0"/>
              <w:rPr>
                <w:b/>
                <w:sz w:val="22"/>
                <w:szCs w:val="22"/>
              </w:rPr>
            </w:pPr>
            <w:r w:rsidRPr="00662BBA">
              <w:rPr>
                <w:b/>
                <w:sz w:val="22"/>
                <w:szCs w:val="22"/>
              </w:rPr>
              <w:t>АНО «</w:t>
            </w:r>
            <w:proofErr w:type="spellStart"/>
            <w:r w:rsidRPr="00662BBA">
              <w:rPr>
                <w:b/>
                <w:sz w:val="22"/>
                <w:szCs w:val="22"/>
              </w:rPr>
              <w:t>Таврида.Арт</w:t>
            </w:r>
            <w:proofErr w:type="spellEnd"/>
            <w:r w:rsidRPr="00662BBA">
              <w:rPr>
                <w:b/>
                <w:sz w:val="22"/>
                <w:szCs w:val="22"/>
              </w:rPr>
              <w:t>»</w:t>
            </w:r>
          </w:p>
          <w:p w14:paraId="5C767319" w14:textId="77777777" w:rsidR="009E5201" w:rsidRPr="00662BBA" w:rsidRDefault="009E5201" w:rsidP="00824621">
            <w:pPr>
              <w:pStyle w:val="ac"/>
              <w:ind w:left="0"/>
              <w:rPr>
                <w:sz w:val="22"/>
                <w:szCs w:val="22"/>
              </w:rPr>
            </w:pPr>
            <w:r w:rsidRPr="00662BBA">
              <w:rPr>
                <w:sz w:val="22"/>
                <w:szCs w:val="22"/>
              </w:rPr>
              <w:t xml:space="preserve">Адрес юридического лица: 109028, Москва, Б. </w:t>
            </w:r>
            <w:proofErr w:type="spellStart"/>
            <w:r w:rsidRPr="00662BBA">
              <w:rPr>
                <w:sz w:val="22"/>
                <w:szCs w:val="22"/>
              </w:rPr>
              <w:t>Трехсвятительский</w:t>
            </w:r>
            <w:proofErr w:type="spellEnd"/>
            <w:r w:rsidRPr="00662BBA">
              <w:rPr>
                <w:sz w:val="22"/>
                <w:szCs w:val="22"/>
              </w:rPr>
              <w:t xml:space="preserve"> пер., д. 2/1, стр. 2, помещение 205</w:t>
            </w:r>
          </w:p>
          <w:p w14:paraId="472A7B58" w14:textId="77777777" w:rsidR="009E5201" w:rsidRPr="00662BBA" w:rsidRDefault="009E5201" w:rsidP="00824621">
            <w:pPr>
              <w:pStyle w:val="ac"/>
              <w:ind w:left="0"/>
              <w:rPr>
                <w:sz w:val="22"/>
                <w:szCs w:val="22"/>
              </w:rPr>
            </w:pPr>
            <w:r w:rsidRPr="00662BBA">
              <w:rPr>
                <w:sz w:val="22"/>
                <w:szCs w:val="22"/>
              </w:rPr>
              <w:t xml:space="preserve">Почтовый адрес:127018, г. Москва, ул. Двинцев, д. 12, стр. 1 </w:t>
            </w:r>
          </w:p>
          <w:p w14:paraId="43CAC313" w14:textId="77777777" w:rsidR="009E5201" w:rsidRPr="00662BBA" w:rsidRDefault="009E5201" w:rsidP="00824621">
            <w:pPr>
              <w:pStyle w:val="ac"/>
              <w:ind w:left="0"/>
              <w:rPr>
                <w:sz w:val="22"/>
                <w:szCs w:val="22"/>
              </w:rPr>
            </w:pPr>
            <w:r w:rsidRPr="00662BBA">
              <w:rPr>
                <w:sz w:val="22"/>
                <w:szCs w:val="22"/>
              </w:rPr>
              <w:t>ИНН: 9709042014, КПП: 770901001</w:t>
            </w:r>
          </w:p>
          <w:p w14:paraId="54AA7D27" w14:textId="77777777" w:rsidR="009E5201" w:rsidRPr="00662BBA" w:rsidRDefault="009E5201" w:rsidP="00824621">
            <w:pPr>
              <w:pStyle w:val="ac"/>
              <w:ind w:left="0"/>
              <w:rPr>
                <w:sz w:val="22"/>
                <w:szCs w:val="22"/>
              </w:rPr>
            </w:pPr>
            <w:r w:rsidRPr="00662BBA">
              <w:rPr>
                <w:sz w:val="22"/>
                <w:szCs w:val="22"/>
              </w:rPr>
              <w:t>р/с: 40703810338000013312 в ПАО Сбербанк г. Москва, к/с: 30101810400000000225, БИК: 044525225</w:t>
            </w:r>
          </w:p>
          <w:p w14:paraId="2B90256C" w14:textId="77777777" w:rsidR="009E5201" w:rsidRPr="00662BBA" w:rsidRDefault="009E5201" w:rsidP="00824621">
            <w:pPr>
              <w:pStyle w:val="ac"/>
              <w:ind w:left="0"/>
              <w:rPr>
                <w:sz w:val="22"/>
                <w:szCs w:val="22"/>
              </w:rPr>
            </w:pPr>
            <w:r w:rsidRPr="00662BBA">
              <w:rPr>
                <w:sz w:val="22"/>
                <w:szCs w:val="22"/>
              </w:rPr>
              <w:t xml:space="preserve">Тел.: +7 (800) 551-44-40, </w:t>
            </w:r>
          </w:p>
          <w:p w14:paraId="53F87B6C" w14:textId="77777777" w:rsidR="009E5201" w:rsidRPr="00662BBA" w:rsidRDefault="009E5201" w:rsidP="00824621">
            <w:pPr>
              <w:pStyle w:val="ac"/>
              <w:ind w:left="0"/>
              <w:rPr>
                <w:rStyle w:val="a6"/>
                <w:sz w:val="22"/>
                <w:szCs w:val="22"/>
              </w:rPr>
            </w:pPr>
            <w:proofErr w:type="spellStart"/>
            <w:r w:rsidRPr="00662BBA">
              <w:rPr>
                <w:sz w:val="22"/>
                <w:szCs w:val="22"/>
              </w:rPr>
              <w:t>Еmail</w:t>
            </w:r>
            <w:proofErr w:type="spellEnd"/>
            <w:r w:rsidRPr="00662BBA">
              <w:rPr>
                <w:sz w:val="22"/>
                <w:szCs w:val="22"/>
              </w:rPr>
              <w:t xml:space="preserve">: </w:t>
            </w:r>
            <w:hyperlink r:id="rId8" w:history="1">
              <w:r w:rsidRPr="00662BBA">
                <w:rPr>
                  <w:rStyle w:val="a6"/>
                  <w:sz w:val="22"/>
                  <w:szCs w:val="22"/>
                  <w:lang w:val="en-US"/>
                </w:rPr>
                <w:t>info</w:t>
              </w:r>
              <w:r w:rsidRPr="00662BBA">
                <w:rPr>
                  <w:rStyle w:val="a6"/>
                  <w:sz w:val="22"/>
                  <w:szCs w:val="22"/>
                </w:rPr>
                <w:t>@</w:t>
              </w:r>
              <w:proofErr w:type="spellStart"/>
              <w:r w:rsidRPr="00662BBA">
                <w:rPr>
                  <w:rStyle w:val="a6"/>
                  <w:sz w:val="22"/>
                  <w:szCs w:val="22"/>
                  <w:lang w:val="en-US"/>
                </w:rPr>
                <w:t>tavrida</w:t>
              </w:r>
              <w:proofErr w:type="spellEnd"/>
              <w:r w:rsidRPr="00662BBA">
                <w:rPr>
                  <w:rStyle w:val="a6"/>
                  <w:sz w:val="22"/>
                  <w:szCs w:val="22"/>
                </w:rPr>
                <w:t>.</w:t>
              </w:r>
              <w:proofErr w:type="spellStart"/>
              <w:r w:rsidRPr="00662BBA">
                <w:rPr>
                  <w:rStyle w:val="a6"/>
                  <w:sz w:val="22"/>
                  <w:szCs w:val="22"/>
                </w:rPr>
                <w:t>art</w:t>
              </w:r>
              <w:proofErr w:type="spellEnd"/>
            </w:hyperlink>
          </w:p>
          <w:p w14:paraId="7EA3BA3E" w14:textId="77777777" w:rsidR="009E5201" w:rsidRPr="00662BBA" w:rsidRDefault="009E5201" w:rsidP="00824621">
            <w:pPr>
              <w:pStyle w:val="ac"/>
              <w:ind w:left="450"/>
              <w:rPr>
                <w:b/>
                <w:sz w:val="22"/>
                <w:szCs w:val="22"/>
              </w:rPr>
            </w:pPr>
          </w:p>
          <w:p w14:paraId="6A2CDED2" w14:textId="77777777" w:rsidR="009E5201" w:rsidRPr="00662BBA" w:rsidRDefault="009E5201" w:rsidP="00824621">
            <w:pPr>
              <w:pStyle w:val="4"/>
              <w:spacing w:before="0" w:after="0"/>
              <w:rPr>
                <w:rFonts w:ascii="Times New Roman" w:eastAsia="Calibri" w:hAnsi="Times New Roman"/>
                <w:b w:val="0"/>
                <w:sz w:val="22"/>
                <w:szCs w:val="22"/>
                <w:lang w:eastAsia="en-US"/>
              </w:rPr>
            </w:pPr>
            <w:r w:rsidRPr="00662BBA">
              <w:rPr>
                <w:rFonts w:ascii="Times New Roman" w:eastAsia="Calibri" w:hAnsi="Times New Roman"/>
                <w:b w:val="0"/>
                <w:sz w:val="22"/>
                <w:szCs w:val="22"/>
                <w:lang w:eastAsia="en-US"/>
              </w:rPr>
              <w:t>Руководитель департамента/продюсер фестиваля</w:t>
            </w:r>
          </w:p>
          <w:p w14:paraId="566D19B2" w14:textId="77777777" w:rsidR="009E5201" w:rsidRPr="00662BBA" w:rsidRDefault="009E5201" w:rsidP="00824621">
            <w:pPr>
              <w:pStyle w:val="ac"/>
              <w:ind w:left="450"/>
              <w:rPr>
                <w:rFonts w:eastAsia="Calibri"/>
                <w:sz w:val="22"/>
                <w:szCs w:val="22"/>
                <w:lang w:eastAsia="en-US"/>
              </w:rPr>
            </w:pPr>
          </w:p>
          <w:p w14:paraId="327FA1B9" w14:textId="77777777" w:rsidR="009E5201" w:rsidRPr="00662BBA" w:rsidRDefault="009E5201" w:rsidP="00824621">
            <w:pPr>
              <w:pStyle w:val="ac"/>
              <w:tabs>
                <w:tab w:val="left" w:pos="735"/>
              </w:tabs>
              <w:ind w:left="0"/>
              <w:rPr>
                <w:sz w:val="22"/>
                <w:szCs w:val="22"/>
              </w:rPr>
            </w:pPr>
            <w:r w:rsidRPr="00662BBA">
              <w:rPr>
                <w:sz w:val="22"/>
                <w:szCs w:val="22"/>
              </w:rPr>
              <w:t>__________________ Чаплинская В.С.</w:t>
            </w:r>
          </w:p>
          <w:p w14:paraId="656C0ACD" w14:textId="77777777" w:rsidR="009E5201" w:rsidRPr="00662BBA" w:rsidRDefault="009E5201" w:rsidP="00824621">
            <w:pPr>
              <w:rPr>
                <w:b/>
                <w:sz w:val="22"/>
                <w:szCs w:val="22"/>
              </w:rPr>
            </w:pPr>
            <w:r w:rsidRPr="00662BBA">
              <w:rPr>
                <w:sz w:val="22"/>
                <w:szCs w:val="22"/>
              </w:rPr>
              <w:t>М.П.</w:t>
            </w:r>
          </w:p>
        </w:tc>
        <w:tc>
          <w:tcPr>
            <w:tcW w:w="4820" w:type="dxa"/>
          </w:tcPr>
          <w:p w14:paraId="7CE73715" w14:textId="77777777" w:rsidR="009E5201" w:rsidRPr="00662BBA" w:rsidRDefault="009E5201" w:rsidP="00824621">
            <w:pPr>
              <w:widowControl w:val="0"/>
              <w:autoSpaceDE w:val="0"/>
              <w:autoSpaceDN w:val="0"/>
              <w:adjustRightInd w:val="0"/>
              <w:jc w:val="both"/>
              <w:rPr>
                <w:b/>
                <w:sz w:val="22"/>
                <w:szCs w:val="22"/>
              </w:rPr>
            </w:pPr>
            <w:r w:rsidRPr="00662BBA">
              <w:rPr>
                <w:b/>
                <w:sz w:val="22"/>
                <w:szCs w:val="22"/>
              </w:rPr>
              <w:t>Исполнитель:</w:t>
            </w:r>
          </w:p>
          <w:p w14:paraId="6218592A" w14:textId="77777777" w:rsidR="009E5201" w:rsidRPr="00662BBA" w:rsidRDefault="009E5201" w:rsidP="00824621">
            <w:pPr>
              <w:pStyle w:val="ac"/>
              <w:ind w:left="0"/>
              <w:rPr>
                <w:b/>
                <w:bCs/>
                <w:sz w:val="22"/>
                <w:szCs w:val="22"/>
              </w:rPr>
            </w:pPr>
            <w:r w:rsidRPr="00662BBA">
              <w:rPr>
                <w:b/>
                <w:bCs/>
                <w:sz w:val="22"/>
                <w:szCs w:val="22"/>
              </w:rPr>
              <w:t>Индивидуальный предприниматель Гнеушева Наталья Павловна</w:t>
            </w:r>
          </w:p>
          <w:p w14:paraId="20D8FDB8" w14:textId="43AE2555" w:rsidR="009E5201" w:rsidRPr="00662BBA" w:rsidRDefault="009E5201" w:rsidP="00824621">
            <w:pPr>
              <w:pStyle w:val="ac"/>
              <w:ind w:left="0"/>
              <w:rPr>
                <w:sz w:val="22"/>
                <w:szCs w:val="22"/>
              </w:rPr>
            </w:pPr>
            <w:r w:rsidRPr="00662BBA">
              <w:rPr>
                <w:sz w:val="22"/>
                <w:szCs w:val="22"/>
              </w:rPr>
              <w:t xml:space="preserve">Адрес: РФ, Москва, </w:t>
            </w:r>
            <w:proofErr w:type="spellStart"/>
            <w:proofErr w:type="gramStart"/>
            <w:r w:rsidRPr="00662BBA">
              <w:rPr>
                <w:sz w:val="22"/>
                <w:szCs w:val="22"/>
              </w:rPr>
              <w:t>пер.Слесарный</w:t>
            </w:r>
            <w:proofErr w:type="spellEnd"/>
            <w:proofErr w:type="gramEnd"/>
            <w:r w:rsidRPr="00662BBA">
              <w:rPr>
                <w:sz w:val="22"/>
                <w:szCs w:val="22"/>
              </w:rPr>
              <w:t>, д. 3, кв.67</w:t>
            </w:r>
          </w:p>
          <w:p w14:paraId="3F8A3889" w14:textId="681C2E2D" w:rsidR="009E5201" w:rsidRPr="00662BBA" w:rsidRDefault="009E5201" w:rsidP="00824621">
            <w:pPr>
              <w:pStyle w:val="ac"/>
              <w:ind w:left="0"/>
              <w:rPr>
                <w:sz w:val="22"/>
                <w:szCs w:val="22"/>
              </w:rPr>
            </w:pPr>
            <w:r w:rsidRPr="00662BBA">
              <w:rPr>
                <w:sz w:val="22"/>
                <w:szCs w:val="22"/>
              </w:rPr>
              <w:t>ИНН: 660303971373</w:t>
            </w:r>
          </w:p>
          <w:p w14:paraId="34A7BE8E" w14:textId="3063EB17" w:rsidR="009E5201" w:rsidRPr="00662BBA" w:rsidRDefault="009E5201" w:rsidP="00824621">
            <w:pPr>
              <w:pStyle w:val="ac"/>
              <w:ind w:left="0"/>
              <w:rPr>
                <w:sz w:val="22"/>
                <w:szCs w:val="22"/>
              </w:rPr>
            </w:pPr>
            <w:r w:rsidRPr="00662BBA">
              <w:rPr>
                <w:sz w:val="22"/>
                <w:szCs w:val="22"/>
              </w:rPr>
              <w:t>ОГРНИП: 310660321600028</w:t>
            </w:r>
          </w:p>
          <w:p w14:paraId="22461ECF" w14:textId="44BCFD6C" w:rsidR="009E5201" w:rsidRPr="00662BBA" w:rsidRDefault="009E5201" w:rsidP="009E5201">
            <w:pPr>
              <w:pStyle w:val="ac"/>
              <w:ind w:left="0"/>
              <w:rPr>
                <w:sz w:val="22"/>
                <w:szCs w:val="22"/>
              </w:rPr>
            </w:pPr>
            <w:r w:rsidRPr="00662BBA">
              <w:rPr>
                <w:sz w:val="22"/>
                <w:szCs w:val="22"/>
              </w:rPr>
              <w:t xml:space="preserve">р/с: 40802810738250001934 </w:t>
            </w:r>
          </w:p>
          <w:p w14:paraId="7718C124" w14:textId="77777777" w:rsidR="009E5201" w:rsidRPr="00662BBA" w:rsidRDefault="009E5201" w:rsidP="00824621">
            <w:pPr>
              <w:pStyle w:val="ac"/>
              <w:ind w:left="0"/>
              <w:rPr>
                <w:sz w:val="22"/>
                <w:szCs w:val="22"/>
              </w:rPr>
            </w:pPr>
            <w:r w:rsidRPr="00662BBA">
              <w:rPr>
                <w:sz w:val="22"/>
                <w:szCs w:val="22"/>
              </w:rPr>
              <w:t>в ПАО «Сбербанк России» г. Москва</w:t>
            </w:r>
          </w:p>
          <w:p w14:paraId="0BB66908" w14:textId="41D88D8A" w:rsidR="009E5201" w:rsidRPr="00662BBA" w:rsidRDefault="009E5201" w:rsidP="00824621">
            <w:pPr>
              <w:pStyle w:val="ac"/>
              <w:ind w:left="0"/>
              <w:rPr>
                <w:sz w:val="22"/>
                <w:szCs w:val="22"/>
              </w:rPr>
            </w:pPr>
            <w:r w:rsidRPr="00662BBA">
              <w:rPr>
                <w:sz w:val="22"/>
                <w:szCs w:val="22"/>
              </w:rPr>
              <w:t>к/с: 30101810400000000225</w:t>
            </w:r>
          </w:p>
          <w:p w14:paraId="6FE8218F" w14:textId="5B6A0DD0" w:rsidR="009E5201" w:rsidRPr="00662BBA" w:rsidRDefault="009E5201" w:rsidP="00824621">
            <w:pPr>
              <w:pStyle w:val="ac"/>
              <w:ind w:left="0"/>
              <w:rPr>
                <w:sz w:val="22"/>
                <w:szCs w:val="22"/>
              </w:rPr>
            </w:pPr>
            <w:r w:rsidRPr="00662BBA">
              <w:rPr>
                <w:sz w:val="22"/>
                <w:szCs w:val="22"/>
              </w:rPr>
              <w:t>БИК: 044525225</w:t>
            </w:r>
          </w:p>
          <w:p w14:paraId="375C59FE" w14:textId="7A29FB90" w:rsidR="009E5201" w:rsidRPr="00662BBA" w:rsidRDefault="009E5201" w:rsidP="00824621">
            <w:pPr>
              <w:pStyle w:val="ac"/>
              <w:ind w:left="0"/>
              <w:rPr>
                <w:sz w:val="22"/>
                <w:szCs w:val="22"/>
              </w:rPr>
            </w:pPr>
            <w:r w:rsidRPr="00662BBA">
              <w:rPr>
                <w:sz w:val="22"/>
                <w:szCs w:val="22"/>
              </w:rPr>
              <w:t>Тел.: +7 (926) 902-18-82</w:t>
            </w:r>
          </w:p>
          <w:p w14:paraId="6CF5469A" w14:textId="07A7BE3C" w:rsidR="009E5201" w:rsidRPr="004F671E" w:rsidRDefault="009E5201" w:rsidP="00824621">
            <w:pPr>
              <w:widowControl w:val="0"/>
              <w:autoSpaceDE w:val="0"/>
              <w:autoSpaceDN w:val="0"/>
              <w:adjustRightInd w:val="0"/>
              <w:jc w:val="both"/>
              <w:rPr>
                <w:color w:val="000000"/>
                <w:sz w:val="22"/>
                <w:szCs w:val="22"/>
              </w:rPr>
            </w:pPr>
            <w:r w:rsidRPr="00662BBA">
              <w:rPr>
                <w:color w:val="000000"/>
                <w:sz w:val="22"/>
                <w:szCs w:val="22"/>
              </w:rPr>
              <w:t>Е</w:t>
            </w:r>
            <w:r w:rsidRPr="00662BBA">
              <w:rPr>
                <w:color w:val="000000"/>
                <w:sz w:val="22"/>
                <w:szCs w:val="22"/>
                <w:lang w:val="en-US"/>
              </w:rPr>
              <w:t>mail</w:t>
            </w:r>
            <w:r w:rsidRPr="004F671E">
              <w:rPr>
                <w:color w:val="000000"/>
                <w:sz w:val="22"/>
                <w:szCs w:val="22"/>
              </w:rPr>
              <w:t xml:space="preserve">: </w:t>
            </w:r>
            <w:proofErr w:type="spellStart"/>
            <w:r w:rsidRPr="00662BBA">
              <w:rPr>
                <w:rStyle w:val="a6"/>
                <w:sz w:val="22"/>
                <w:szCs w:val="22"/>
                <w:lang w:val="en-US"/>
              </w:rPr>
              <w:t>aktkast</w:t>
            </w:r>
            <w:proofErr w:type="spellEnd"/>
            <w:r w:rsidRPr="004F671E">
              <w:rPr>
                <w:rStyle w:val="a6"/>
                <w:sz w:val="22"/>
                <w:szCs w:val="22"/>
              </w:rPr>
              <w:t>@</w:t>
            </w:r>
            <w:r w:rsidRPr="00662BBA">
              <w:rPr>
                <w:rStyle w:val="a6"/>
                <w:sz w:val="22"/>
                <w:szCs w:val="22"/>
                <w:lang w:val="en-US"/>
              </w:rPr>
              <w:t>mail</w:t>
            </w:r>
            <w:r w:rsidRPr="004F671E">
              <w:rPr>
                <w:rStyle w:val="a6"/>
                <w:sz w:val="22"/>
                <w:szCs w:val="22"/>
              </w:rPr>
              <w:t>.</w:t>
            </w:r>
            <w:proofErr w:type="spellStart"/>
            <w:r w:rsidRPr="00662BBA">
              <w:rPr>
                <w:rStyle w:val="a6"/>
                <w:sz w:val="22"/>
                <w:szCs w:val="22"/>
                <w:lang w:val="en-US"/>
              </w:rPr>
              <w:t>ru</w:t>
            </w:r>
            <w:proofErr w:type="spellEnd"/>
            <w:r w:rsidRPr="004F671E">
              <w:rPr>
                <w:rStyle w:val="a6"/>
                <w:sz w:val="22"/>
                <w:szCs w:val="22"/>
              </w:rPr>
              <w:t xml:space="preserve">, </w:t>
            </w:r>
            <w:hyperlink r:id="rId9" w:history="1">
              <w:r w:rsidRPr="00662BBA">
                <w:rPr>
                  <w:rStyle w:val="a6"/>
                  <w:sz w:val="22"/>
                  <w:szCs w:val="22"/>
                  <w:lang w:val="en-US"/>
                </w:rPr>
                <w:t>benataksa</w:t>
              </w:r>
              <w:r w:rsidRPr="004F671E">
                <w:rPr>
                  <w:rStyle w:val="a6"/>
                  <w:sz w:val="22"/>
                  <w:szCs w:val="22"/>
                </w:rPr>
                <w:t>@</w:t>
              </w:r>
              <w:r w:rsidRPr="00662BBA">
                <w:rPr>
                  <w:rStyle w:val="a6"/>
                  <w:sz w:val="22"/>
                  <w:szCs w:val="22"/>
                  <w:lang w:val="en-US"/>
                </w:rPr>
                <w:t>yandex</w:t>
              </w:r>
              <w:r w:rsidRPr="004F671E">
                <w:rPr>
                  <w:rStyle w:val="a6"/>
                  <w:sz w:val="22"/>
                  <w:szCs w:val="22"/>
                </w:rPr>
                <w:t>.</w:t>
              </w:r>
              <w:r w:rsidRPr="00662BBA">
                <w:rPr>
                  <w:rStyle w:val="a6"/>
                  <w:sz w:val="22"/>
                  <w:szCs w:val="22"/>
                  <w:lang w:val="en-US"/>
                </w:rPr>
                <w:t>ru</w:t>
              </w:r>
            </w:hyperlink>
            <w:r w:rsidRPr="004F671E">
              <w:rPr>
                <w:rStyle w:val="a6"/>
                <w:sz w:val="22"/>
                <w:szCs w:val="22"/>
              </w:rPr>
              <w:t xml:space="preserve"> </w:t>
            </w:r>
          </w:p>
          <w:p w14:paraId="18A28047" w14:textId="77777777" w:rsidR="009E5201" w:rsidRPr="004F671E" w:rsidRDefault="009E5201" w:rsidP="00824621">
            <w:pPr>
              <w:widowControl w:val="0"/>
              <w:autoSpaceDE w:val="0"/>
              <w:autoSpaceDN w:val="0"/>
              <w:adjustRightInd w:val="0"/>
              <w:jc w:val="both"/>
              <w:rPr>
                <w:color w:val="000000"/>
                <w:sz w:val="22"/>
                <w:szCs w:val="22"/>
              </w:rPr>
            </w:pPr>
          </w:p>
          <w:p w14:paraId="2D1FE0DC" w14:textId="2E1C7673" w:rsidR="009E5201" w:rsidRPr="004F671E" w:rsidRDefault="009E5201" w:rsidP="00824621">
            <w:pPr>
              <w:widowControl w:val="0"/>
              <w:autoSpaceDE w:val="0"/>
              <w:autoSpaceDN w:val="0"/>
              <w:adjustRightInd w:val="0"/>
              <w:jc w:val="both"/>
              <w:rPr>
                <w:color w:val="000000"/>
                <w:sz w:val="22"/>
                <w:szCs w:val="22"/>
              </w:rPr>
            </w:pPr>
          </w:p>
          <w:p w14:paraId="14F8D293" w14:textId="28B31F1B" w:rsidR="009E5201" w:rsidRPr="004F671E" w:rsidRDefault="009E5201" w:rsidP="00824621">
            <w:pPr>
              <w:widowControl w:val="0"/>
              <w:autoSpaceDE w:val="0"/>
              <w:autoSpaceDN w:val="0"/>
              <w:adjustRightInd w:val="0"/>
              <w:jc w:val="both"/>
              <w:rPr>
                <w:color w:val="000000"/>
                <w:sz w:val="22"/>
                <w:szCs w:val="22"/>
              </w:rPr>
            </w:pPr>
          </w:p>
          <w:p w14:paraId="7ABD1025" w14:textId="77777777" w:rsidR="009E5201" w:rsidRPr="004F671E" w:rsidRDefault="009E5201" w:rsidP="00824621">
            <w:pPr>
              <w:widowControl w:val="0"/>
              <w:autoSpaceDE w:val="0"/>
              <w:autoSpaceDN w:val="0"/>
              <w:adjustRightInd w:val="0"/>
              <w:jc w:val="both"/>
              <w:rPr>
                <w:color w:val="000000"/>
                <w:sz w:val="22"/>
                <w:szCs w:val="22"/>
              </w:rPr>
            </w:pPr>
          </w:p>
          <w:p w14:paraId="3B02332F" w14:textId="77777777" w:rsidR="009E5201" w:rsidRPr="004F671E" w:rsidRDefault="009E5201" w:rsidP="00824621">
            <w:pPr>
              <w:widowControl w:val="0"/>
              <w:autoSpaceDE w:val="0"/>
              <w:autoSpaceDN w:val="0"/>
              <w:adjustRightInd w:val="0"/>
              <w:jc w:val="both"/>
              <w:rPr>
                <w:color w:val="000000"/>
                <w:sz w:val="22"/>
                <w:szCs w:val="22"/>
              </w:rPr>
            </w:pPr>
          </w:p>
          <w:p w14:paraId="5E72750E" w14:textId="168C7711" w:rsidR="009E5201" w:rsidRPr="00662BBA" w:rsidRDefault="009E5201" w:rsidP="00824621">
            <w:pPr>
              <w:widowControl w:val="0"/>
              <w:autoSpaceDE w:val="0"/>
              <w:autoSpaceDN w:val="0"/>
              <w:adjustRightInd w:val="0"/>
              <w:jc w:val="both"/>
              <w:rPr>
                <w:b/>
                <w:sz w:val="22"/>
                <w:szCs w:val="22"/>
              </w:rPr>
            </w:pPr>
            <w:r w:rsidRPr="00662BBA">
              <w:rPr>
                <w:color w:val="000000"/>
                <w:sz w:val="22"/>
                <w:szCs w:val="22"/>
              </w:rPr>
              <w:t>________________ Гнеушева Н.П.</w:t>
            </w:r>
          </w:p>
        </w:tc>
      </w:tr>
    </w:tbl>
    <w:p w14:paraId="18D751AA" w14:textId="77777777" w:rsidR="006D72EB" w:rsidRPr="00662BBA" w:rsidRDefault="006D72EB" w:rsidP="00A9135A">
      <w:pPr>
        <w:ind w:left="567" w:hanging="567"/>
        <w:jc w:val="right"/>
        <w:rPr>
          <w:b/>
          <w:sz w:val="22"/>
          <w:szCs w:val="22"/>
          <w:lang w:eastAsia="x-none"/>
        </w:rPr>
      </w:pPr>
    </w:p>
    <w:p w14:paraId="0A5B1784" w14:textId="42C0F493" w:rsidR="006D72EB" w:rsidRPr="00662BBA" w:rsidRDefault="006D72EB" w:rsidP="00A9135A">
      <w:pPr>
        <w:ind w:left="567" w:hanging="567"/>
        <w:jc w:val="right"/>
        <w:rPr>
          <w:b/>
          <w:sz w:val="22"/>
          <w:szCs w:val="22"/>
          <w:lang w:eastAsia="x-none"/>
        </w:rPr>
      </w:pPr>
    </w:p>
    <w:p w14:paraId="7F7389C5" w14:textId="3FBF7602" w:rsidR="006D72EB" w:rsidRPr="00662BBA" w:rsidRDefault="006D72EB" w:rsidP="00A9135A">
      <w:pPr>
        <w:ind w:left="567" w:hanging="567"/>
        <w:jc w:val="right"/>
        <w:rPr>
          <w:b/>
          <w:sz w:val="22"/>
          <w:szCs w:val="22"/>
          <w:lang w:eastAsia="x-none"/>
        </w:rPr>
      </w:pPr>
    </w:p>
    <w:p w14:paraId="2F1EF5A8" w14:textId="687DA8DC" w:rsidR="00DC4439" w:rsidRPr="00662BBA" w:rsidRDefault="00DC4439" w:rsidP="00A9135A">
      <w:pPr>
        <w:ind w:left="567" w:hanging="567"/>
        <w:jc w:val="right"/>
        <w:rPr>
          <w:b/>
          <w:sz w:val="22"/>
          <w:szCs w:val="22"/>
          <w:lang w:eastAsia="x-none"/>
        </w:rPr>
      </w:pPr>
    </w:p>
    <w:p w14:paraId="37C3EBAB" w14:textId="7234E09A" w:rsidR="00DC4439" w:rsidRPr="00662BBA" w:rsidRDefault="00DC4439" w:rsidP="00A9135A">
      <w:pPr>
        <w:ind w:left="567" w:hanging="567"/>
        <w:jc w:val="right"/>
        <w:rPr>
          <w:b/>
          <w:sz w:val="22"/>
          <w:szCs w:val="22"/>
          <w:lang w:eastAsia="x-none"/>
        </w:rPr>
      </w:pPr>
    </w:p>
    <w:p w14:paraId="719959D8" w14:textId="2318B4DF" w:rsidR="00DC4439" w:rsidRPr="00662BBA" w:rsidRDefault="00DC4439" w:rsidP="00A9135A">
      <w:pPr>
        <w:ind w:left="567" w:hanging="567"/>
        <w:jc w:val="right"/>
        <w:rPr>
          <w:b/>
          <w:sz w:val="22"/>
          <w:szCs w:val="22"/>
          <w:lang w:eastAsia="x-none"/>
        </w:rPr>
      </w:pPr>
    </w:p>
    <w:p w14:paraId="05DF9D2A" w14:textId="6E9D190A" w:rsidR="00DC4439" w:rsidRPr="00662BBA" w:rsidRDefault="00DC4439" w:rsidP="00A9135A">
      <w:pPr>
        <w:ind w:left="567" w:hanging="567"/>
        <w:jc w:val="right"/>
        <w:rPr>
          <w:b/>
          <w:sz w:val="22"/>
          <w:szCs w:val="22"/>
          <w:lang w:eastAsia="x-none"/>
        </w:rPr>
      </w:pPr>
    </w:p>
    <w:p w14:paraId="1BD68B19" w14:textId="10A2F84E" w:rsidR="00DC4439" w:rsidRPr="00662BBA" w:rsidRDefault="00DC4439" w:rsidP="00A9135A">
      <w:pPr>
        <w:ind w:left="567" w:hanging="567"/>
        <w:jc w:val="right"/>
        <w:rPr>
          <w:b/>
          <w:sz w:val="22"/>
          <w:szCs w:val="22"/>
          <w:lang w:eastAsia="x-none"/>
        </w:rPr>
      </w:pPr>
    </w:p>
    <w:p w14:paraId="571C80FB" w14:textId="7B8D034F" w:rsidR="00DC4439" w:rsidRPr="00662BBA" w:rsidRDefault="00DC4439" w:rsidP="00A9135A">
      <w:pPr>
        <w:ind w:left="567" w:hanging="567"/>
        <w:jc w:val="right"/>
        <w:rPr>
          <w:b/>
          <w:sz w:val="22"/>
          <w:szCs w:val="22"/>
          <w:lang w:eastAsia="x-none"/>
        </w:rPr>
      </w:pPr>
    </w:p>
    <w:p w14:paraId="6BC4DDA4" w14:textId="7A77C4CD" w:rsidR="00DC4439" w:rsidRPr="00662BBA" w:rsidRDefault="00DC4439" w:rsidP="00A9135A">
      <w:pPr>
        <w:ind w:left="567" w:hanging="567"/>
        <w:jc w:val="right"/>
        <w:rPr>
          <w:b/>
          <w:sz w:val="22"/>
          <w:szCs w:val="22"/>
          <w:lang w:eastAsia="x-none"/>
        </w:rPr>
      </w:pPr>
    </w:p>
    <w:p w14:paraId="5FC5DFC9" w14:textId="452710D7" w:rsidR="00DC4439" w:rsidRPr="00662BBA" w:rsidRDefault="00DC4439" w:rsidP="00A9135A">
      <w:pPr>
        <w:ind w:left="567" w:hanging="567"/>
        <w:jc w:val="right"/>
        <w:rPr>
          <w:b/>
          <w:sz w:val="22"/>
          <w:szCs w:val="22"/>
          <w:lang w:eastAsia="x-none"/>
        </w:rPr>
      </w:pPr>
    </w:p>
    <w:p w14:paraId="06BDD463" w14:textId="3B8989FF" w:rsidR="00DC4439" w:rsidRPr="00662BBA" w:rsidRDefault="00DC4439" w:rsidP="00A9135A">
      <w:pPr>
        <w:ind w:left="567" w:hanging="567"/>
        <w:jc w:val="right"/>
        <w:rPr>
          <w:b/>
          <w:sz w:val="22"/>
          <w:szCs w:val="22"/>
          <w:lang w:eastAsia="x-none"/>
        </w:rPr>
      </w:pPr>
    </w:p>
    <w:p w14:paraId="267FBFAC" w14:textId="0DE900A1" w:rsidR="00DC4439" w:rsidRPr="00662BBA" w:rsidRDefault="00DC4439" w:rsidP="00A9135A">
      <w:pPr>
        <w:ind w:left="567" w:hanging="567"/>
        <w:jc w:val="right"/>
        <w:rPr>
          <w:b/>
          <w:sz w:val="22"/>
          <w:szCs w:val="22"/>
          <w:lang w:eastAsia="x-none"/>
        </w:rPr>
      </w:pPr>
    </w:p>
    <w:p w14:paraId="3EC9DD7B" w14:textId="61428BFA" w:rsidR="00DC4439" w:rsidRPr="00662BBA" w:rsidRDefault="00DC4439" w:rsidP="00A9135A">
      <w:pPr>
        <w:ind w:left="567" w:hanging="567"/>
        <w:jc w:val="right"/>
        <w:rPr>
          <w:b/>
          <w:sz w:val="22"/>
          <w:szCs w:val="22"/>
          <w:lang w:eastAsia="x-none"/>
        </w:rPr>
      </w:pPr>
    </w:p>
    <w:p w14:paraId="5100DCEC" w14:textId="2928212D" w:rsidR="00DC4439" w:rsidRPr="00662BBA" w:rsidRDefault="00DC4439" w:rsidP="00A9135A">
      <w:pPr>
        <w:ind w:left="567" w:hanging="567"/>
        <w:jc w:val="right"/>
        <w:rPr>
          <w:b/>
          <w:sz w:val="22"/>
          <w:szCs w:val="22"/>
          <w:lang w:eastAsia="x-none"/>
        </w:rPr>
      </w:pPr>
    </w:p>
    <w:p w14:paraId="038D9437" w14:textId="697BC5CA" w:rsidR="00DC4439" w:rsidRPr="00662BBA" w:rsidRDefault="00DC4439" w:rsidP="00A9135A">
      <w:pPr>
        <w:ind w:left="567" w:hanging="567"/>
        <w:jc w:val="right"/>
        <w:rPr>
          <w:b/>
          <w:sz w:val="22"/>
          <w:szCs w:val="22"/>
          <w:lang w:eastAsia="x-none"/>
        </w:rPr>
      </w:pPr>
    </w:p>
    <w:p w14:paraId="4C5FBEFB" w14:textId="102E92E8" w:rsidR="00DC4439" w:rsidRPr="00662BBA" w:rsidRDefault="00DC4439" w:rsidP="00A9135A">
      <w:pPr>
        <w:ind w:left="567" w:hanging="567"/>
        <w:jc w:val="right"/>
        <w:rPr>
          <w:b/>
          <w:sz w:val="22"/>
          <w:szCs w:val="22"/>
          <w:lang w:eastAsia="x-none"/>
        </w:rPr>
      </w:pPr>
    </w:p>
    <w:p w14:paraId="65C67B16" w14:textId="0A6CECA9" w:rsidR="00DC4439" w:rsidRPr="00662BBA" w:rsidRDefault="00DC4439" w:rsidP="00A9135A">
      <w:pPr>
        <w:ind w:left="567" w:hanging="567"/>
        <w:jc w:val="right"/>
        <w:rPr>
          <w:b/>
          <w:sz w:val="22"/>
          <w:szCs w:val="22"/>
          <w:lang w:eastAsia="x-none"/>
        </w:rPr>
      </w:pPr>
    </w:p>
    <w:p w14:paraId="0FBFD7EE" w14:textId="4DCB7258" w:rsidR="00DC4439" w:rsidRPr="00662BBA" w:rsidRDefault="00DC4439" w:rsidP="00A9135A">
      <w:pPr>
        <w:ind w:left="567" w:hanging="567"/>
        <w:jc w:val="right"/>
        <w:rPr>
          <w:b/>
          <w:sz w:val="22"/>
          <w:szCs w:val="22"/>
          <w:lang w:eastAsia="x-none"/>
        </w:rPr>
      </w:pPr>
    </w:p>
    <w:p w14:paraId="10EE6C3E" w14:textId="25BB4AEF" w:rsidR="00DC4439" w:rsidRPr="00662BBA" w:rsidRDefault="00DC4439" w:rsidP="00A9135A">
      <w:pPr>
        <w:ind w:left="567" w:hanging="567"/>
        <w:jc w:val="right"/>
        <w:rPr>
          <w:b/>
          <w:sz w:val="22"/>
          <w:szCs w:val="22"/>
          <w:lang w:eastAsia="x-none"/>
        </w:rPr>
      </w:pPr>
    </w:p>
    <w:p w14:paraId="1D368672" w14:textId="4FD0922A" w:rsidR="00DC4439" w:rsidRPr="00662BBA" w:rsidRDefault="00DC4439" w:rsidP="00A9135A">
      <w:pPr>
        <w:ind w:left="567" w:hanging="567"/>
        <w:jc w:val="right"/>
        <w:rPr>
          <w:b/>
          <w:sz w:val="22"/>
          <w:szCs w:val="22"/>
          <w:lang w:eastAsia="x-none"/>
        </w:rPr>
      </w:pPr>
    </w:p>
    <w:p w14:paraId="0F842B6E" w14:textId="409C8737" w:rsidR="00DC4439" w:rsidRDefault="00DC4439" w:rsidP="00A9135A">
      <w:pPr>
        <w:ind w:left="567" w:hanging="567"/>
        <w:jc w:val="right"/>
        <w:rPr>
          <w:b/>
          <w:sz w:val="22"/>
          <w:szCs w:val="22"/>
          <w:lang w:eastAsia="x-none"/>
        </w:rPr>
      </w:pPr>
    </w:p>
    <w:p w14:paraId="4FFC304E" w14:textId="18D60CAF" w:rsidR="004F671E" w:rsidRDefault="004F671E" w:rsidP="00A9135A">
      <w:pPr>
        <w:ind w:left="567" w:hanging="567"/>
        <w:jc w:val="right"/>
        <w:rPr>
          <w:b/>
          <w:sz w:val="22"/>
          <w:szCs w:val="22"/>
          <w:lang w:eastAsia="x-none"/>
        </w:rPr>
      </w:pPr>
    </w:p>
    <w:p w14:paraId="45431F59" w14:textId="3B167CB0" w:rsidR="00DC4439" w:rsidRPr="00662BBA" w:rsidRDefault="00DC4439" w:rsidP="00A9135A">
      <w:pPr>
        <w:ind w:left="567" w:hanging="567"/>
        <w:jc w:val="right"/>
        <w:rPr>
          <w:b/>
          <w:sz w:val="22"/>
          <w:szCs w:val="22"/>
          <w:lang w:eastAsia="x-none"/>
        </w:rPr>
      </w:pPr>
    </w:p>
    <w:p w14:paraId="12C10FE4" w14:textId="66BA4FD4" w:rsidR="00A9135A" w:rsidRPr="00662BBA" w:rsidRDefault="00A9135A" w:rsidP="00A9135A">
      <w:pPr>
        <w:ind w:left="567" w:hanging="567"/>
        <w:jc w:val="right"/>
        <w:rPr>
          <w:b/>
          <w:sz w:val="22"/>
          <w:szCs w:val="22"/>
          <w:lang w:eastAsia="x-none"/>
        </w:rPr>
      </w:pPr>
      <w:r w:rsidRPr="00662BBA">
        <w:rPr>
          <w:b/>
          <w:sz w:val="22"/>
          <w:szCs w:val="22"/>
          <w:lang w:eastAsia="x-none"/>
        </w:rPr>
        <w:t>Приложение № 1 к Договору возмездного оказания услуг №</w:t>
      </w:r>
      <w:r w:rsidR="009E5201" w:rsidRPr="00662BBA">
        <w:rPr>
          <w:b/>
          <w:sz w:val="22"/>
          <w:szCs w:val="22"/>
          <w:lang w:eastAsia="x-none"/>
        </w:rPr>
        <w:t>А0112</w:t>
      </w:r>
      <w:r w:rsidRPr="00662BBA">
        <w:rPr>
          <w:b/>
          <w:sz w:val="22"/>
          <w:szCs w:val="22"/>
          <w:lang w:eastAsia="x-none"/>
        </w:rPr>
        <w:t xml:space="preserve"> от «</w:t>
      </w:r>
      <w:r w:rsidR="009E5201" w:rsidRPr="00662BBA">
        <w:rPr>
          <w:b/>
          <w:sz w:val="22"/>
          <w:szCs w:val="22"/>
          <w:lang w:eastAsia="x-none"/>
        </w:rPr>
        <w:t>23</w:t>
      </w:r>
      <w:r w:rsidRPr="00662BBA">
        <w:rPr>
          <w:b/>
          <w:sz w:val="22"/>
          <w:szCs w:val="22"/>
          <w:lang w:eastAsia="x-none"/>
        </w:rPr>
        <w:t>»</w:t>
      </w:r>
      <w:r w:rsidR="009E5201" w:rsidRPr="00662BBA">
        <w:rPr>
          <w:b/>
          <w:sz w:val="22"/>
          <w:szCs w:val="22"/>
          <w:lang w:eastAsia="x-none"/>
        </w:rPr>
        <w:t xml:space="preserve"> июля 2025 г.</w:t>
      </w:r>
      <w:r w:rsidRPr="00662BBA">
        <w:rPr>
          <w:b/>
          <w:sz w:val="22"/>
          <w:szCs w:val="22"/>
          <w:lang w:eastAsia="x-none"/>
        </w:rPr>
        <w:t xml:space="preserve"> </w:t>
      </w:r>
    </w:p>
    <w:p w14:paraId="78BABBC6" w14:textId="2EC2851B" w:rsidR="00127130" w:rsidRPr="00662BBA" w:rsidRDefault="00127130" w:rsidP="00DE391D">
      <w:pPr>
        <w:tabs>
          <w:tab w:val="left" w:pos="284"/>
          <w:tab w:val="left" w:pos="426"/>
        </w:tabs>
        <w:jc w:val="both"/>
        <w:rPr>
          <w:sz w:val="22"/>
          <w:szCs w:val="22"/>
        </w:rPr>
      </w:pPr>
    </w:p>
    <w:p w14:paraId="77791F1E" w14:textId="7CABB895" w:rsidR="00127130" w:rsidRPr="00662BBA" w:rsidRDefault="00127130" w:rsidP="00DE391D">
      <w:pPr>
        <w:tabs>
          <w:tab w:val="left" w:pos="284"/>
          <w:tab w:val="left" w:pos="426"/>
        </w:tabs>
        <w:jc w:val="both"/>
        <w:rPr>
          <w:sz w:val="22"/>
          <w:szCs w:val="22"/>
        </w:rPr>
      </w:pPr>
    </w:p>
    <w:p w14:paraId="62D5218A" w14:textId="769F8917" w:rsidR="00127130" w:rsidRPr="00662BBA" w:rsidRDefault="00A9135A" w:rsidP="00A9135A">
      <w:pPr>
        <w:tabs>
          <w:tab w:val="left" w:pos="284"/>
          <w:tab w:val="left" w:pos="426"/>
        </w:tabs>
        <w:jc w:val="center"/>
        <w:rPr>
          <w:b/>
          <w:sz w:val="22"/>
          <w:szCs w:val="22"/>
        </w:rPr>
      </w:pPr>
      <w:r w:rsidRPr="00662BBA">
        <w:rPr>
          <w:b/>
          <w:sz w:val="22"/>
          <w:szCs w:val="22"/>
        </w:rPr>
        <w:t>Описание и характеристики оказываемых услуг</w:t>
      </w:r>
    </w:p>
    <w:p w14:paraId="3AA28162" w14:textId="3E4FCCFE" w:rsidR="00216422" w:rsidRPr="00662BBA" w:rsidRDefault="00216422" w:rsidP="00DE391D">
      <w:pPr>
        <w:tabs>
          <w:tab w:val="left" w:pos="284"/>
          <w:tab w:val="left" w:pos="426"/>
        </w:tabs>
        <w:jc w:val="both"/>
        <w:rPr>
          <w:sz w:val="22"/>
          <w:szCs w:val="22"/>
        </w:rPr>
      </w:pPr>
    </w:p>
    <w:p w14:paraId="16780764" w14:textId="15C03603" w:rsidR="00477F4D" w:rsidRPr="00662BBA" w:rsidRDefault="00477F4D" w:rsidP="00DE391D">
      <w:pPr>
        <w:tabs>
          <w:tab w:val="left" w:pos="284"/>
          <w:tab w:val="left" w:pos="426"/>
        </w:tabs>
        <w:jc w:val="both"/>
        <w:rPr>
          <w:sz w:val="22"/>
          <w:szCs w:val="22"/>
        </w:rPr>
      </w:pPr>
    </w:p>
    <w:p w14:paraId="09E4CACA" w14:textId="1E5344C0" w:rsidR="00477F4D" w:rsidRPr="00662BBA" w:rsidRDefault="00477F4D" w:rsidP="00DE391D">
      <w:pPr>
        <w:tabs>
          <w:tab w:val="left" w:pos="284"/>
          <w:tab w:val="left" w:pos="426"/>
        </w:tabs>
        <w:jc w:val="both"/>
        <w:rPr>
          <w:sz w:val="22"/>
          <w:szCs w:val="22"/>
        </w:rPr>
      </w:pPr>
      <w:r w:rsidRPr="00662BBA">
        <w:rPr>
          <w:sz w:val="22"/>
          <w:szCs w:val="22"/>
        </w:rPr>
        <w:t xml:space="preserve">1.Исполнитель по заданию Заказчика обязуется оказать услуги по организации и проведению следующего Мероприятия: </w:t>
      </w:r>
    </w:p>
    <w:p w14:paraId="05C16C3B" w14:textId="02BBDA1A" w:rsidR="00127130" w:rsidRPr="00662BBA" w:rsidRDefault="00477F4D" w:rsidP="00DE391D">
      <w:pPr>
        <w:tabs>
          <w:tab w:val="left" w:pos="284"/>
          <w:tab w:val="left" w:pos="426"/>
        </w:tabs>
        <w:jc w:val="both"/>
        <w:rPr>
          <w:sz w:val="22"/>
          <w:szCs w:val="22"/>
        </w:rPr>
      </w:pPr>
      <w:r w:rsidRPr="00662BBA">
        <w:rPr>
          <w:sz w:val="22"/>
          <w:szCs w:val="22"/>
        </w:rPr>
        <w:t>- Спектакль под названием: «</w:t>
      </w:r>
      <w:r w:rsidR="00662BBA" w:rsidRPr="00662BBA">
        <w:rPr>
          <w:sz w:val="22"/>
          <w:szCs w:val="22"/>
        </w:rPr>
        <w:t>«Жил такой парень»</w:t>
      </w:r>
      <w:r w:rsidRPr="00662BBA">
        <w:rPr>
          <w:sz w:val="22"/>
          <w:szCs w:val="22"/>
        </w:rPr>
        <w:t xml:space="preserve">» </w:t>
      </w:r>
    </w:p>
    <w:p w14:paraId="53863BD8" w14:textId="38B57714" w:rsidR="00477F4D" w:rsidRPr="00662BBA" w:rsidRDefault="00477F4D" w:rsidP="00DE391D">
      <w:pPr>
        <w:tabs>
          <w:tab w:val="left" w:pos="284"/>
          <w:tab w:val="left" w:pos="426"/>
        </w:tabs>
        <w:jc w:val="both"/>
        <w:rPr>
          <w:sz w:val="22"/>
          <w:szCs w:val="22"/>
        </w:rPr>
      </w:pPr>
      <w:r w:rsidRPr="00662BBA">
        <w:rPr>
          <w:sz w:val="22"/>
          <w:szCs w:val="22"/>
        </w:rPr>
        <w:t>Описание спектакля</w:t>
      </w:r>
    </w:p>
    <w:p w14:paraId="1ECEC93F" w14:textId="452B3CF1" w:rsidR="004F671E" w:rsidRDefault="004F671E" w:rsidP="00DE391D">
      <w:pPr>
        <w:tabs>
          <w:tab w:val="left" w:pos="284"/>
          <w:tab w:val="left" w:pos="426"/>
        </w:tabs>
        <w:jc w:val="both"/>
        <w:rPr>
          <w:sz w:val="22"/>
          <w:szCs w:val="22"/>
        </w:rPr>
      </w:pPr>
      <w:r w:rsidRPr="004F671E">
        <w:rPr>
          <w:sz w:val="22"/>
          <w:szCs w:val="22"/>
        </w:rPr>
        <w:t>«Жил такой парень» — музыкально-драматический концерт от заслуженного артиста Андрея Мерзликина и рок-фолк группы «После одиннадцати» о судьбе режиссёра, актёра и драматурга Василия Шукшина.</w:t>
      </w:r>
    </w:p>
    <w:p w14:paraId="24A601C0" w14:textId="2E1961EF" w:rsidR="00477F4D" w:rsidRPr="00662BBA" w:rsidRDefault="004F671E" w:rsidP="00DE391D">
      <w:pPr>
        <w:tabs>
          <w:tab w:val="left" w:pos="284"/>
          <w:tab w:val="left" w:pos="426"/>
        </w:tabs>
        <w:jc w:val="both"/>
        <w:rPr>
          <w:sz w:val="22"/>
          <w:szCs w:val="22"/>
        </w:rPr>
      </w:pPr>
      <w:r w:rsidRPr="004F671E">
        <w:rPr>
          <w:sz w:val="22"/>
          <w:szCs w:val="22"/>
        </w:rPr>
        <w:t>Деревенское детство, служба во флоте, первые роли и поиск себя — всё это в его текстах, письмах и откровениях, которые раньше оставались за кадром. Это не воспоминания друзей. Не сухие факты биографии. Это попытка понять, каким он был на самом деле — без прикрас, но с огромной любовью.</w:t>
      </w:r>
    </w:p>
    <w:p w14:paraId="36D3EDDD" w14:textId="249BC5A2" w:rsidR="00477F4D" w:rsidRPr="00662BBA" w:rsidRDefault="00477F4D" w:rsidP="00DE391D">
      <w:pPr>
        <w:tabs>
          <w:tab w:val="left" w:pos="284"/>
          <w:tab w:val="left" w:pos="426"/>
        </w:tabs>
        <w:jc w:val="both"/>
        <w:rPr>
          <w:sz w:val="22"/>
          <w:szCs w:val="22"/>
        </w:rPr>
      </w:pPr>
    </w:p>
    <w:p w14:paraId="06F9A8B4" w14:textId="0027B69D" w:rsidR="00477F4D" w:rsidRPr="00662BBA" w:rsidRDefault="00477F4D" w:rsidP="00DE391D">
      <w:pPr>
        <w:tabs>
          <w:tab w:val="left" w:pos="284"/>
          <w:tab w:val="left" w:pos="426"/>
        </w:tabs>
        <w:jc w:val="both"/>
        <w:rPr>
          <w:sz w:val="22"/>
          <w:szCs w:val="22"/>
        </w:rPr>
      </w:pPr>
      <w:r w:rsidRPr="00662BBA">
        <w:rPr>
          <w:sz w:val="22"/>
          <w:szCs w:val="22"/>
        </w:rPr>
        <w:t xml:space="preserve">Состав театрального коллектива: </w:t>
      </w:r>
    </w:p>
    <w:p w14:paraId="114272B1" w14:textId="77777777" w:rsidR="00662BBA" w:rsidRPr="00662BBA" w:rsidRDefault="00662BBA" w:rsidP="00662BBA">
      <w:pPr>
        <w:pStyle w:val="ac"/>
        <w:numPr>
          <w:ilvl w:val="0"/>
          <w:numId w:val="43"/>
        </w:numPr>
        <w:ind w:left="284" w:hanging="284"/>
        <w:rPr>
          <w:sz w:val="22"/>
          <w:szCs w:val="22"/>
        </w:rPr>
      </w:pPr>
      <w:r w:rsidRPr="00662BBA">
        <w:rPr>
          <w:sz w:val="22"/>
          <w:szCs w:val="22"/>
        </w:rPr>
        <w:t>Арутюнян Карен Григорьевич</w:t>
      </w:r>
    </w:p>
    <w:p w14:paraId="3D36B23D" w14:textId="77777777" w:rsidR="00662BBA" w:rsidRPr="00662BBA" w:rsidRDefault="00662BBA" w:rsidP="00662BBA">
      <w:pPr>
        <w:pStyle w:val="ac"/>
        <w:numPr>
          <w:ilvl w:val="0"/>
          <w:numId w:val="43"/>
        </w:numPr>
        <w:ind w:left="284" w:hanging="284"/>
        <w:rPr>
          <w:sz w:val="22"/>
          <w:szCs w:val="22"/>
        </w:rPr>
      </w:pPr>
      <w:r w:rsidRPr="00662BBA">
        <w:rPr>
          <w:sz w:val="22"/>
          <w:szCs w:val="22"/>
        </w:rPr>
        <w:t>Зверев Андрей Юрьевич</w:t>
      </w:r>
    </w:p>
    <w:p w14:paraId="7660A200" w14:textId="77777777" w:rsidR="00662BBA" w:rsidRPr="00662BBA" w:rsidRDefault="00662BBA" w:rsidP="00662BBA">
      <w:pPr>
        <w:pStyle w:val="ac"/>
        <w:numPr>
          <w:ilvl w:val="0"/>
          <w:numId w:val="43"/>
        </w:numPr>
        <w:ind w:left="284" w:hanging="284"/>
        <w:rPr>
          <w:sz w:val="22"/>
          <w:szCs w:val="22"/>
        </w:rPr>
      </w:pPr>
      <w:proofErr w:type="spellStart"/>
      <w:r w:rsidRPr="00662BBA">
        <w:rPr>
          <w:sz w:val="22"/>
          <w:szCs w:val="22"/>
        </w:rPr>
        <w:t>Постарнаков</w:t>
      </w:r>
      <w:proofErr w:type="spellEnd"/>
      <w:r w:rsidRPr="00662BBA">
        <w:rPr>
          <w:sz w:val="22"/>
          <w:szCs w:val="22"/>
        </w:rPr>
        <w:t xml:space="preserve"> Юрий Александрович</w:t>
      </w:r>
    </w:p>
    <w:p w14:paraId="7433E404" w14:textId="77777777" w:rsidR="00662BBA" w:rsidRPr="00662BBA" w:rsidRDefault="00662BBA" w:rsidP="00662BBA">
      <w:pPr>
        <w:pStyle w:val="ac"/>
        <w:numPr>
          <w:ilvl w:val="0"/>
          <w:numId w:val="43"/>
        </w:numPr>
        <w:ind w:left="284" w:hanging="284"/>
        <w:rPr>
          <w:sz w:val="22"/>
          <w:szCs w:val="22"/>
        </w:rPr>
      </w:pPr>
      <w:r w:rsidRPr="00662BBA">
        <w:rPr>
          <w:sz w:val="22"/>
          <w:szCs w:val="22"/>
        </w:rPr>
        <w:t>Феоктистов Николай Николаевич</w:t>
      </w:r>
    </w:p>
    <w:p w14:paraId="05BF5DC6" w14:textId="77777777" w:rsidR="00662BBA" w:rsidRPr="00662BBA" w:rsidRDefault="00662BBA" w:rsidP="00662BBA">
      <w:pPr>
        <w:pStyle w:val="ac"/>
        <w:numPr>
          <w:ilvl w:val="0"/>
          <w:numId w:val="43"/>
        </w:numPr>
        <w:ind w:left="284" w:hanging="284"/>
        <w:rPr>
          <w:sz w:val="22"/>
          <w:szCs w:val="22"/>
        </w:rPr>
      </w:pPr>
      <w:r w:rsidRPr="00662BBA">
        <w:rPr>
          <w:sz w:val="22"/>
          <w:szCs w:val="22"/>
        </w:rPr>
        <w:t>Петров Егор Анатольевич</w:t>
      </w:r>
    </w:p>
    <w:p w14:paraId="197D3333" w14:textId="77777777" w:rsidR="00662BBA" w:rsidRPr="00662BBA" w:rsidRDefault="00662BBA" w:rsidP="00662BBA">
      <w:pPr>
        <w:pStyle w:val="ac"/>
        <w:numPr>
          <w:ilvl w:val="0"/>
          <w:numId w:val="43"/>
        </w:numPr>
        <w:ind w:left="284" w:hanging="284"/>
        <w:rPr>
          <w:sz w:val="22"/>
          <w:szCs w:val="22"/>
        </w:rPr>
      </w:pPr>
      <w:proofErr w:type="spellStart"/>
      <w:r w:rsidRPr="00662BBA">
        <w:rPr>
          <w:sz w:val="22"/>
          <w:szCs w:val="22"/>
        </w:rPr>
        <w:t>Кшнясев</w:t>
      </w:r>
      <w:proofErr w:type="spellEnd"/>
      <w:r w:rsidRPr="00662BBA">
        <w:rPr>
          <w:sz w:val="22"/>
          <w:szCs w:val="22"/>
        </w:rPr>
        <w:t xml:space="preserve"> Денис Владимирович</w:t>
      </w:r>
    </w:p>
    <w:p w14:paraId="7321DCD4" w14:textId="77777777" w:rsidR="00662BBA" w:rsidRPr="00662BBA" w:rsidRDefault="00662BBA" w:rsidP="00662BBA">
      <w:pPr>
        <w:pStyle w:val="ac"/>
        <w:numPr>
          <w:ilvl w:val="0"/>
          <w:numId w:val="43"/>
        </w:numPr>
        <w:ind w:left="284" w:hanging="284"/>
        <w:rPr>
          <w:sz w:val="22"/>
          <w:szCs w:val="22"/>
        </w:rPr>
      </w:pPr>
      <w:r w:rsidRPr="00662BBA">
        <w:rPr>
          <w:sz w:val="22"/>
          <w:szCs w:val="22"/>
        </w:rPr>
        <w:t>Зубарев Александр Юрьевич</w:t>
      </w:r>
    </w:p>
    <w:p w14:paraId="75219EC8" w14:textId="77777777" w:rsidR="00662BBA" w:rsidRPr="00662BBA" w:rsidRDefault="00662BBA" w:rsidP="00662BBA">
      <w:pPr>
        <w:pStyle w:val="ac"/>
        <w:numPr>
          <w:ilvl w:val="0"/>
          <w:numId w:val="43"/>
        </w:numPr>
        <w:ind w:left="284" w:hanging="284"/>
        <w:rPr>
          <w:sz w:val="22"/>
          <w:szCs w:val="22"/>
        </w:rPr>
      </w:pPr>
      <w:r w:rsidRPr="00662BBA">
        <w:rPr>
          <w:sz w:val="22"/>
          <w:szCs w:val="22"/>
        </w:rPr>
        <w:t>Петров-Куваев Никита Анатольевич</w:t>
      </w:r>
    </w:p>
    <w:p w14:paraId="25D562E8" w14:textId="77777777" w:rsidR="00662BBA" w:rsidRPr="00662BBA" w:rsidRDefault="00662BBA" w:rsidP="00662BBA">
      <w:pPr>
        <w:pStyle w:val="ac"/>
        <w:numPr>
          <w:ilvl w:val="0"/>
          <w:numId w:val="43"/>
        </w:numPr>
        <w:ind w:left="284" w:hanging="284"/>
        <w:rPr>
          <w:sz w:val="22"/>
          <w:szCs w:val="22"/>
        </w:rPr>
      </w:pPr>
      <w:r w:rsidRPr="00662BBA">
        <w:rPr>
          <w:sz w:val="22"/>
          <w:szCs w:val="22"/>
        </w:rPr>
        <w:t>Мерзликин Андрей Ильич</w:t>
      </w:r>
    </w:p>
    <w:p w14:paraId="064028B0" w14:textId="77777777" w:rsidR="00662BBA" w:rsidRPr="00662BBA" w:rsidRDefault="00662BBA" w:rsidP="00662BBA">
      <w:pPr>
        <w:pStyle w:val="ac"/>
        <w:numPr>
          <w:ilvl w:val="0"/>
          <w:numId w:val="43"/>
        </w:numPr>
        <w:ind w:left="284" w:hanging="284"/>
        <w:rPr>
          <w:sz w:val="22"/>
          <w:szCs w:val="22"/>
        </w:rPr>
      </w:pPr>
      <w:r w:rsidRPr="00662BBA">
        <w:rPr>
          <w:sz w:val="22"/>
          <w:szCs w:val="22"/>
        </w:rPr>
        <w:t>Титов Олег Витальевич</w:t>
      </w:r>
    </w:p>
    <w:p w14:paraId="6665A993" w14:textId="77777777" w:rsidR="00662BBA" w:rsidRPr="00662BBA" w:rsidRDefault="00662BBA" w:rsidP="00662BBA">
      <w:pPr>
        <w:pStyle w:val="ac"/>
        <w:numPr>
          <w:ilvl w:val="0"/>
          <w:numId w:val="43"/>
        </w:numPr>
        <w:ind w:left="284" w:hanging="284"/>
        <w:rPr>
          <w:sz w:val="22"/>
          <w:szCs w:val="22"/>
        </w:rPr>
      </w:pPr>
      <w:r w:rsidRPr="00662BBA">
        <w:rPr>
          <w:sz w:val="22"/>
          <w:szCs w:val="22"/>
        </w:rPr>
        <w:t>Коновалова Юлия Владимировна</w:t>
      </w:r>
    </w:p>
    <w:p w14:paraId="65274ABC" w14:textId="77777777" w:rsidR="00662BBA" w:rsidRPr="00662BBA" w:rsidRDefault="00662BBA" w:rsidP="00662BBA">
      <w:pPr>
        <w:pStyle w:val="ac"/>
        <w:numPr>
          <w:ilvl w:val="0"/>
          <w:numId w:val="43"/>
        </w:numPr>
        <w:ind w:left="284" w:hanging="284"/>
        <w:rPr>
          <w:sz w:val="22"/>
          <w:szCs w:val="22"/>
        </w:rPr>
      </w:pPr>
      <w:proofErr w:type="spellStart"/>
      <w:r w:rsidRPr="00662BBA">
        <w:rPr>
          <w:sz w:val="22"/>
          <w:szCs w:val="22"/>
        </w:rPr>
        <w:t>Постарнакова</w:t>
      </w:r>
      <w:proofErr w:type="spellEnd"/>
      <w:r w:rsidRPr="00662BBA">
        <w:rPr>
          <w:sz w:val="22"/>
          <w:szCs w:val="22"/>
        </w:rPr>
        <w:t xml:space="preserve"> Людмила Александровна</w:t>
      </w:r>
    </w:p>
    <w:p w14:paraId="2F6B0270" w14:textId="77777777" w:rsidR="00662BBA" w:rsidRPr="00662BBA" w:rsidRDefault="00662BBA" w:rsidP="00662BBA">
      <w:pPr>
        <w:pStyle w:val="ac"/>
        <w:numPr>
          <w:ilvl w:val="0"/>
          <w:numId w:val="43"/>
        </w:numPr>
        <w:ind w:left="284" w:hanging="284"/>
        <w:rPr>
          <w:sz w:val="22"/>
          <w:szCs w:val="22"/>
        </w:rPr>
      </w:pPr>
      <w:proofErr w:type="spellStart"/>
      <w:r w:rsidRPr="00662BBA">
        <w:rPr>
          <w:sz w:val="22"/>
          <w:szCs w:val="22"/>
        </w:rPr>
        <w:t>Постарнакова</w:t>
      </w:r>
      <w:proofErr w:type="spellEnd"/>
      <w:r w:rsidRPr="00662BBA">
        <w:rPr>
          <w:sz w:val="22"/>
          <w:szCs w:val="22"/>
        </w:rPr>
        <w:t xml:space="preserve"> Елена Юрьевна</w:t>
      </w:r>
    </w:p>
    <w:p w14:paraId="5C298146" w14:textId="21F752BA" w:rsidR="00477F4D" w:rsidRPr="00662BBA" w:rsidRDefault="00662BBA" w:rsidP="00662BBA">
      <w:pPr>
        <w:pStyle w:val="ac"/>
        <w:numPr>
          <w:ilvl w:val="0"/>
          <w:numId w:val="43"/>
        </w:numPr>
        <w:ind w:left="284" w:hanging="284"/>
        <w:rPr>
          <w:sz w:val="22"/>
          <w:szCs w:val="22"/>
        </w:rPr>
      </w:pPr>
      <w:proofErr w:type="spellStart"/>
      <w:r w:rsidRPr="00662BBA">
        <w:rPr>
          <w:sz w:val="22"/>
          <w:szCs w:val="22"/>
        </w:rPr>
        <w:t>Постарнакова</w:t>
      </w:r>
      <w:proofErr w:type="spellEnd"/>
      <w:r w:rsidRPr="00662BBA">
        <w:rPr>
          <w:sz w:val="22"/>
          <w:szCs w:val="22"/>
        </w:rPr>
        <w:t xml:space="preserve"> Мария Юрьевна</w:t>
      </w:r>
    </w:p>
    <w:p w14:paraId="7F1E1AF7" w14:textId="77777777" w:rsidR="00477F4D" w:rsidRPr="00662BBA" w:rsidRDefault="00477F4D" w:rsidP="00DE391D">
      <w:pPr>
        <w:tabs>
          <w:tab w:val="left" w:pos="284"/>
          <w:tab w:val="left" w:pos="426"/>
        </w:tabs>
        <w:jc w:val="both"/>
        <w:rPr>
          <w:sz w:val="22"/>
          <w:szCs w:val="22"/>
        </w:rPr>
      </w:pPr>
    </w:p>
    <w:p w14:paraId="1EF37857" w14:textId="4B6DA2A1" w:rsidR="00477F4D" w:rsidRPr="00662BBA" w:rsidRDefault="00477F4D" w:rsidP="00DE391D">
      <w:pPr>
        <w:tabs>
          <w:tab w:val="left" w:pos="284"/>
          <w:tab w:val="left" w:pos="426"/>
        </w:tabs>
        <w:jc w:val="both"/>
        <w:rPr>
          <w:sz w:val="22"/>
          <w:szCs w:val="22"/>
        </w:rPr>
      </w:pPr>
      <w:r w:rsidRPr="00662BBA">
        <w:rPr>
          <w:sz w:val="22"/>
          <w:szCs w:val="22"/>
        </w:rPr>
        <w:t>Продолжительность:</w:t>
      </w:r>
      <w:r w:rsidR="00662BBA" w:rsidRPr="00662BBA">
        <w:rPr>
          <w:sz w:val="22"/>
          <w:szCs w:val="22"/>
        </w:rPr>
        <w:t xml:space="preserve"> не менее 80 минут</w:t>
      </w:r>
    </w:p>
    <w:p w14:paraId="57ED01E9" w14:textId="5B205A9F" w:rsidR="00477F4D" w:rsidRPr="00662BBA" w:rsidRDefault="00477F4D" w:rsidP="00477F4D">
      <w:pPr>
        <w:tabs>
          <w:tab w:val="left" w:pos="284"/>
          <w:tab w:val="left" w:pos="426"/>
        </w:tabs>
        <w:jc w:val="both"/>
        <w:rPr>
          <w:sz w:val="22"/>
          <w:szCs w:val="22"/>
        </w:rPr>
      </w:pPr>
      <w:r w:rsidRPr="00662BBA">
        <w:rPr>
          <w:sz w:val="22"/>
          <w:szCs w:val="22"/>
        </w:rPr>
        <w:t>Место и дата проведения спектакля:</w:t>
      </w:r>
      <w:r w:rsidR="00662BBA" w:rsidRPr="00662BBA">
        <w:rPr>
          <w:sz w:val="22"/>
          <w:szCs w:val="22"/>
        </w:rPr>
        <w:t xml:space="preserve"> с 28 июля по 5 августа 2025 г., Республика Крым, г. Судак, территория арт-кластера «Таврида»</w:t>
      </w:r>
    </w:p>
    <w:p w14:paraId="5AA9D268" w14:textId="1E689FF2" w:rsidR="00D44BEC" w:rsidRPr="00662BBA" w:rsidRDefault="00477F4D" w:rsidP="00DE391D">
      <w:pPr>
        <w:tabs>
          <w:tab w:val="left" w:pos="284"/>
          <w:tab w:val="left" w:pos="426"/>
        </w:tabs>
        <w:jc w:val="both"/>
        <w:rPr>
          <w:sz w:val="22"/>
          <w:szCs w:val="22"/>
        </w:rPr>
      </w:pPr>
      <w:r w:rsidRPr="00662BBA">
        <w:rPr>
          <w:sz w:val="22"/>
          <w:szCs w:val="22"/>
        </w:rPr>
        <w:t xml:space="preserve">Время оказания услуг согласовывается посредством обмена электронными сообщениями по адресам </w:t>
      </w:r>
      <w:proofErr w:type="gramStart"/>
      <w:r w:rsidRPr="00662BBA">
        <w:rPr>
          <w:sz w:val="22"/>
          <w:szCs w:val="22"/>
        </w:rPr>
        <w:t>электронной почты</w:t>
      </w:r>
      <w:proofErr w:type="gramEnd"/>
      <w:r w:rsidRPr="00662BBA">
        <w:rPr>
          <w:sz w:val="22"/>
          <w:szCs w:val="22"/>
        </w:rPr>
        <w:t xml:space="preserve"> указанным в ст. 1</w:t>
      </w:r>
      <w:r w:rsidR="004D2B56">
        <w:rPr>
          <w:sz w:val="22"/>
          <w:szCs w:val="22"/>
        </w:rPr>
        <w:t>2</w:t>
      </w:r>
      <w:r w:rsidRPr="00662BBA">
        <w:rPr>
          <w:sz w:val="22"/>
          <w:szCs w:val="22"/>
        </w:rPr>
        <w:t xml:space="preserve"> Договора.</w:t>
      </w:r>
    </w:p>
    <w:p w14:paraId="1C7E7A6B" w14:textId="54F3F169" w:rsidR="00D44BEC" w:rsidRPr="00662BBA" w:rsidRDefault="00D44BEC" w:rsidP="00D44BEC">
      <w:pPr>
        <w:tabs>
          <w:tab w:val="left" w:pos="284"/>
          <w:tab w:val="left" w:pos="426"/>
          <w:tab w:val="left" w:pos="1134"/>
        </w:tabs>
        <w:jc w:val="both"/>
        <w:rPr>
          <w:bCs/>
          <w:sz w:val="22"/>
          <w:szCs w:val="22"/>
          <w:lang w:bidi="ru-RU"/>
        </w:rPr>
      </w:pPr>
    </w:p>
    <w:p w14:paraId="3D6399EF" w14:textId="13B3DC28" w:rsidR="00D44BEC" w:rsidRPr="00662BBA" w:rsidRDefault="00477F4D" w:rsidP="00477F4D">
      <w:pPr>
        <w:tabs>
          <w:tab w:val="left" w:pos="284"/>
          <w:tab w:val="left" w:pos="426"/>
          <w:tab w:val="left" w:pos="1418"/>
        </w:tabs>
        <w:jc w:val="both"/>
        <w:rPr>
          <w:sz w:val="22"/>
          <w:szCs w:val="22"/>
        </w:rPr>
      </w:pPr>
      <w:r w:rsidRPr="00662BBA">
        <w:rPr>
          <w:sz w:val="22"/>
          <w:szCs w:val="22"/>
        </w:rPr>
        <w:t xml:space="preserve">2. </w:t>
      </w:r>
      <w:r w:rsidR="00662BBA" w:rsidRPr="00662BBA">
        <w:rPr>
          <w:sz w:val="22"/>
          <w:szCs w:val="22"/>
        </w:rPr>
        <w:t>Заказчик обязуется о</w:t>
      </w:r>
      <w:r w:rsidR="00D44BEC" w:rsidRPr="00662BBA">
        <w:rPr>
          <w:sz w:val="22"/>
          <w:szCs w:val="22"/>
        </w:rPr>
        <w:t xml:space="preserve">беспечить собственными силами и за свой счет питание, проживание (размещение), трансфер театрального коллектива, а также декораций до места оказания услуг и обратно. </w:t>
      </w:r>
    </w:p>
    <w:tbl>
      <w:tblPr>
        <w:tblW w:w="9356" w:type="dxa"/>
        <w:tblInd w:w="108" w:type="dxa"/>
        <w:tblLayout w:type="fixed"/>
        <w:tblLook w:val="0000" w:firstRow="0" w:lastRow="0" w:firstColumn="0" w:lastColumn="0" w:noHBand="0" w:noVBand="0"/>
      </w:tblPr>
      <w:tblGrid>
        <w:gridCol w:w="4536"/>
        <w:gridCol w:w="4820"/>
      </w:tblGrid>
      <w:tr w:rsidR="00662BBA" w:rsidRPr="00662BBA" w14:paraId="4CE80099" w14:textId="77777777" w:rsidTr="008C5613">
        <w:trPr>
          <w:trHeight w:val="4253"/>
        </w:trPr>
        <w:tc>
          <w:tcPr>
            <w:tcW w:w="4536" w:type="dxa"/>
          </w:tcPr>
          <w:p w14:paraId="6707FEE8" w14:textId="77777777" w:rsidR="00662BBA" w:rsidRPr="00662BBA" w:rsidRDefault="00662BBA" w:rsidP="00662BBA">
            <w:pPr>
              <w:pStyle w:val="ac"/>
              <w:ind w:left="0"/>
              <w:rPr>
                <w:b/>
                <w:sz w:val="22"/>
                <w:szCs w:val="22"/>
              </w:rPr>
            </w:pPr>
            <w:r w:rsidRPr="00662BBA">
              <w:rPr>
                <w:b/>
                <w:sz w:val="22"/>
                <w:szCs w:val="22"/>
              </w:rPr>
              <w:t>Заказчик:</w:t>
            </w:r>
          </w:p>
          <w:p w14:paraId="38CAEAF1" w14:textId="77777777" w:rsidR="00662BBA" w:rsidRPr="00662BBA" w:rsidRDefault="00662BBA" w:rsidP="00662BBA">
            <w:pPr>
              <w:pStyle w:val="ac"/>
              <w:ind w:left="0"/>
              <w:rPr>
                <w:b/>
                <w:sz w:val="22"/>
                <w:szCs w:val="22"/>
              </w:rPr>
            </w:pPr>
            <w:r w:rsidRPr="00662BBA">
              <w:rPr>
                <w:b/>
                <w:sz w:val="22"/>
                <w:szCs w:val="22"/>
              </w:rPr>
              <w:t>АНО «</w:t>
            </w:r>
            <w:proofErr w:type="spellStart"/>
            <w:r w:rsidRPr="00662BBA">
              <w:rPr>
                <w:b/>
                <w:sz w:val="22"/>
                <w:szCs w:val="22"/>
              </w:rPr>
              <w:t>Таврида.Арт</w:t>
            </w:r>
            <w:proofErr w:type="spellEnd"/>
            <w:r w:rsidRPr="00662BBA">
              <w:rPr>
                <w:b/>
                <w:sz w:val="22"/>
                <w:szCs w:val="22"/>
              </w:rPr>
              <w:t>»</w:t>
            </w:r>
          </w:p>
          <w:p w14:paraId="7D317D69" w14:textId="77777777" w:rsidR="00662BBA" w:rsidRPr="00662BBA" w:rsidRDefault="00662BBA" w:rsidP="00662BBA">
            <w:pPr>
              <w:pStyle w:val="4"/>
              <w:spacing w:before="0" w:after="0"/>
              <w:rPr>
                <w:rFonts w:ascii="Times New Roman" w:eastAsia="Calibri" w:hAnsi="Times New Roman"/>
                <w:b w:val="0"/>
                <w:sz w:val="22"/>
                <w:szCs w:val="22"/>
                <w:lang w:eastAsia="en-US"/>
              </w:rPr>
            </w:pPr>
            <w:r w:rsidRPr="00662BBA">
              <w:rPr>
                <w:rFonts w:ascii="Times New Roman" w:eastAsia="Calibri" w:hAnsi="Times New Roman"/>
                <w:b w:val="0"/>
                <w:sz w:val="22"/>
                <w:szCs w:val="22"/>
                <w:lang w:eastAsia="en-US"/>
              </w:rPr>
              <w:t>Руководитель департамента/продюсер фестиваля</w:t>
            </w:r>
          </w:p>
          <w:p w14:paraId="3807BF11" w14:textId="77777777" w:rsidR="00662BBA" w:rsidRPr="00662BBA" w:rsidRDefault="00662BBA" w:rsidP="00662BBA">
            <w:pPr>
              <w:pStyle w:val="ac"/>
              <w:ind w:left="450"/>
              <w:rPr>
                <w:rFonts w:eastAsia="Calibri"/>
                <w:sz w:val="22"/>
                <w:szCs w:val="22"/>
                <w:lang w:eastAsia="en-US"/>
              </w:rPr>
            </w:pPr>
          </w:p>
          <w:p w14:paraId="4FADC3A1" w14:textId="77777777" w:rsidR="00662BBA" w:rsidRPr="00662BBA" w:rsidRDefault="00662BBA" w:rsidP="00662BBA">
            <w:pPr>
              <w:pStyle w:val="ac"/>
              <w:tabs>
                <w:tab w:val="left" w:pos="735"/>
              </w:tabs>
              <w:ind w:left="0"/>
              <w:rPr>
                <w:sz w:val="22"/>
                <w:szCs w:val="22"/>
              </w:rPr>
            </w:pPr>
            <w:r w:rsidRPr="00662BBA">
              <w:rPr>
                <w:sz w:val="22"/>
                <w:szCs w:val="22"/>
              </w:rPr>
              <w:t>__________________ Чаплинская В.С.</w:t>
            </w:r>
          </w:p>
          <w:p w14:paraId="7D7D6808" w14:textId="5836D36D" w:rsidR="00662BBA" w:rsidRPr="00662BBA" w:rsidRDefault="00662BBA" w:rsidP="00662BBA">
            <w:pPr>
              <w:rPr>
                <w:b/>
                <w:sz w:val="22"/>
                <w:szCs w:val="22"/>
              </w:rPr>
            </w:pPr>
            <w:r w:rsidRPr="00662BBA">
              <w:rPr>
                <w:sz w:val="22"/>
                <w:szCs w:val="22"/>
              </w:rPr>
              <w:t>М.П.</w:t>
            </w:r>
          </w:p>
        </w:tc>
        <w:tc>
          <w:tcPr>
            <w:tcW w:w="4820" w:type="dxa"/>
          </w:tcPr>
          <w:p w14:paraId="4A59D191" w14:textId="77777777" w:rsidR="00662BBA" w:rsidRPr="00662BBA" w:rsidRDefault="00662BBA" w:rsidP="00662BBA">
            <w:pPr>
              <w:widowControl w:val="0"/>
              <w:autoSpaceDE w:val="0"/>
              <w:autoSpaceDN w:val="0"/>
              <w:adjustRightInd w:val="0"/>
              <w:jc w:val="both"/>
              <w:rPr>
                <w:b/>
                <w:sz w:val="22"/>
                <w:szCs w:val="22"/>
              </w:rPr>
            </w:pPr>
            <w:r w:rsidRPr="00662BBA">
              <w:rPr>
                <w:b/>
                <w:sz w:val="22"/>
                <w:szCs w:val="22"/>
              </w:rPr>
              <w:t>Исполнитель:</w:t>
            </w:r>
          </w:p>
          <w:p w14:paraId="719B1BC9" w14:textId="21A73FB4" w:rsidR="00662BBA" w:rsidRPr="00662BBA" w:rsidRDefault="00662BBA" w:rsidP="00662BBA">
            <w:pPr>
              <w:pStyle w:val="ac"/>
              <w:ind w:left="0"/>
              <w:rPr>
                <w:b/>
                <w:bCs/>
                <w:sz w:val="22"/>
                <w:szCs w:val="22"/>
              </w:rPr>
            </w:pPr>
            <w:r w:rsidRPr="00662BBA">
              <w:rPr>
                <w:b/>
                <w:bCs/>
                <w:sz w:val="22"/>
                <w:szCs w:val="22"/>
              </w:rPr>
              <w:t>Индивидуальный предприниматель Гнеушева Наталья Павловна</w:t>
            </w:r>
          </w:p>
          <w:p w14:paraId="6685D425" w14:textId="77777777" w:rsidR="00662BBA" w:rsidRPr="00662BBA" w:rsidRDefault="00662BBA" w:rsidP="00662BBA">
            <w:pPr>
              <w:widowControl w:val="0"/>
              <w:autoSpaceDE w:val="0"/>
              <w:autoSpaceDN w:val="0"/>
              <w:adjustRightInd w:val="0"/>
              <w:jc w:val="both"/>
              <w:rPr>
                <w:color w:val="000000"/>
                <w:sz w:val="22"/>
                <w:szCs w:val="22"/>
              </w:rPr>
            </w:pPr>
          </w:p>
          <w:p w14:paraId="46B8DDDE" w14:textId="77777777" w:rsidR="00662BBA" w:rsidRPr="00662BBA" w:rsidRDefault="00662BBA" w:rsidP="00662BBA">
            <w:pPr>
              <w:widowControl w:val="0"/>
              <w:autoSpaceDE w:val="0"/>
              <w:autoSpaceDN w:val="0"/>
              <w:adjustRightInd w:val="0"/>
              <w:jc w:val="both"/>
              <w:rPr>
                <w:color w:val="000000"/>
                <w:sz w:val="22"/>
                <w:szCs w:val="22"/>
              </w:rPr>
            </w:pPr>
          </w:p>
          <w:p w14:paraId="706BCE0A" w14:textId="77777777" w:rsidR="00662BBA" w:rsidRPr="00662BBA" w:rsidRDefault="00662BBA" w:rsidP="00662BBA">
            <w:pPr>
              <w:widowControl w:val="0"/>
              <w:autoSpaceDE w:val="0"/>
              <w:autoSpaceDN w:val="0"/>
              <w:adjustRightInd w:val="0"/>
              <w:jc w:val="both"/>
              <w:rPr>
                <w:color w:val="000000"/>
                <w:sz w:val="22"/>
                <w:szCs w:val="22"/>
              </w:rPr>
            </w:pPr>
          </w:p>
          <w:p w14:paraId="3E834482" w14:textId="72CC4606" w:rsidR="00662BBA" w:rsidRPr="00662BBA" w:rsidRDefault="00662BBA" w:rsidP="00662BBA">
            <w:pPr>
              <w:widowControl w:val="0"/>
              <w:autoSpaceDE w:val="0"/>
              <w:autoSpaceDN w:val="0"/>
              <w:adjustRightInd w:val="0"/>
              <w:jc w:val="both"/>
              <w:rPr>
                <w:b/>
                <w:sz w:val="22"/>
                <w:szCs w:val="22"/>
              </w:rPr>
            </w:pPr>
            <w:r w:rsidRPr="00662BBA">
              <w:rPr>
                <w:color w:val="000000"/>
                <w:sz w:val="22"/>
                <w:szCs w:val="22"/>
              </w:rPr>
              <w:t>________________ Гнеушева Н.П.</w:t>
            </w:r>
          </w:p>
        </w:tc>
      </w:tr>
    </w:tbl>
    <w:p w14:paraId="1E805B69" w14:textId="77777777" w:rsidR="006D72EB" w:rsidRPr="00662BBA" w:rsidRDefault="006D72EB" w:rsidP="00DE391D">
      <w:pPr>
        <w:tabs>
          <w:tab w:val="left" w:pos="284"/>
          <w:tab w:val="left" w:pos="426"/>
        </w:tabs>
        <w:jc w:val="both"/>
        <w:rPr>
          <w:sz w:val="22"/>
          <w:szCs w:val="22"/>
        </w:rPr>
      </w:pPr>
    </w:p>
    <w:p w14:paraId="0B496180" w14:textId="192E14B7" w:rsidR="00975825" w:rsidRPr="00662BBA" w:rsidRDefault="00975825" w:rsidP="00DE391D">
      <w:pPr>
        <w:tabs>
          <w:tab w:val="left" w:pos="284"/>
          <w:tab w:val="left" w:pos="426"/>
        </w:tabs>
        <w:jc w:val="both"/>
        <w:rPr>
          <w:sz w:val="22"/>
          <w:szCs w:val="22"/>
        </w:rPr>
      </w:pPr>
    </w:p>
    <w:p w14:paraId="17DD6036" w14:textId="22C0C625" w:rsidR="00975825" w:rsidRPr="00662BBA" w:rsidRDefault="00975825" w:rsidP="00DE391D">
      <w:pPr>
        <w:tabs>
          <w:tab w:val="left" w:pos="284"/>
          <w:tab w:val="left" w:pos="426"/>
        </w:tabs>
        <w:jc w:val="both"/>
        <w:rPr>
          <w:sz w:val="22"/>
          <w:szCs w:val="22"/>
        </w:rPr>
      </w:pPr>
    </w:p>
    <w:p w14:paraId="72D7860E" w14:textId="5AF2E74B" w:rsidR="00895AAF" w:rsidRPr="00662BBA" w:rsidRDefault="00895AAF" w:rsidP="00895AAF">
      <w:pPr>
        <w:ind w:left="567" w:hanging="567"/>
        <w:jc w:val="right"/>
        <w:rPr>
          <w:b/>
          <w:sz w:val="22"/>
          <w:szCs w:val="22"/>
          <w:lang w:eastAsia="x-none"/>
        </w:rPr>
      </w:pPr>
      <w:r w:rsidRPr="00662BBA">
        <w:rPr>
          <w:b/>
          <w:sz w:val="22"/>
          <w:szCs w:val="22"/>
          <w:lang w:eastAsia="x-none"/>
        </w:rPr>
        <w:t xml:space="preserve">Приложение № 2 к Договору возмездного оказания услуг </w:t>
      </w:r>
      <w:r w:rsidR="009E5201" w:rsidRPr="00662BBA">
        <w:rPr>
          <w:b/>
          <w:sz w:val="22"/>
          <w:szCs w:val="22"/>
          <w:lang w:eastAsia="x-none"/>
        </w:rPr>
        <w:t xml:space="preserve">№А0112 от «23» июля 2025 г. </w:t>
      </w:r>
      <w:r w:rsidRPr="00662BBA">
        <w:rPr>
          <w:b/>
          <w:sz w:val="22"/>
          <w:szCs w:val="22"/>
          <w:lang w:eastAsia="x-none"/>
        </w:rPr>
        <w:t xml:space="preserve"> </w:t>
      </w:r>
    </w:p>
    <w:p w14:paraId="5E042208" w14:textId="77777777" w:rsidR="00F00420" w:rsidRPr="00662BBA" w:rsidRDefault="00F00420" w:rsidP="00DE391D">
      <w:pPr>
        <w:pStyle w:val="ConsPlusNormal"/>
        <w:tabs>
          <w:tab w:val="left" w:pos="284"/>
          <w:tab w:val="left" w:pos="426"/>
        </w:tabs>
        <w:jc w:val="both"/>
        <w:rPr>
          <w:rFonts w:ascii="Times New Roman" w:hAnsi="Times New Roman" w:cs="Times New Roman"/>
          <w:szCs w:val="22"/>
        </w:rPr>
      </w:pPr>
    </w:p>
    <w:p w14:paraId="72E29464" w14:textId="77777777"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5FABC662" w14:textId="77777777" w:rsidR="006D72EB" w:rsidRPr="00662BBA" w:rsidRDefault="006D72EB" w:rsidP="006D72EB">
      <w:pPr>
        <w:tabs>
          <w:tab w:val="left" w:pos="284"/>
          <w:tab w:val="left" w:pos="426"/>
          <w:tab w:val="left" w:pos="3645"/>
        </w:tabs>
        <w:jc w:val="center"/>
        <w:rPr>
          <w:sz w:val="22"/>
          <w:szCs w:val="22"/>
        </w:rPr>
      </w:pPr>
    </w:p>
    <w:p w14:paraId="5BE6835A" w14:textId="77777777" w:rsidR="006D72EB" w:rsidRPr="00662BBA" w:rsidRDefault="006D72EB" w:rsidP="006D72EB">
      <w:pPr>
        <w:widowControl w:val="0"/>
        <w:tabs>
          <w:tab w:val="left" w:pos="284"/>
          <w:tab w:val="left" w:pos="426"/>
        </w:tabs>
        <w:ind w:right="233"/>
        <w:jc w:val="center"/>
        <w:rPr>
          <w:b/>
          <w:sz w:val="22"/>
          <w:szCs w:val="22"/>
        </w:rPr>
      </w:pPr>
      <w:r w:rsidRPr="00662BBA">
        <w:rPr>
          <w:b/>
          <w:sz w:val="22"/>
          <w:szCs w:val="22"/>
        </w:rPr>
        <w:t>СПЕЦИФИКАЦИЯ</w:t>
      </w:r>
    </w:p>
    <w:p w14:paraId="354A0729" w14:textId="77777777" w:rsidR="006D72EB" w:rsidRPr="00662BBA" w:rsidRDefault="006D72EB" w:rsidP="006D72EB">
      <w:pPr>
        <w:widowControl w:val="0"/>
        <w:tabs>
          <w:tab w:val="left" w:pos="284"/>
          <w:tab w:val="left" w:pos="426"/>
        </w:tabs>
        <w:ind w:right="233"/>
        <w:jc w:val="center"/>
        <w:rPr>
          <w:color w:val="212121"/>
          <w:sz w:val="22"/>
          <w:szCs w:val="22"/>
        </w:rPr>
      </w:pPr>
      <w:r w:rsidRPr="00662BBA">
        <w:rPr>
          <w:sz w:val="22"/>
          <w:szCs w:val="22"/>
        </w:rPr>
        <w:t xml:space="preserve">формирования цены </w:t>
      </w:r>
      <w:r w:rsidRPr="00662BBA">
        <w:rPr>
          <w:color w:val="212121"/>
          <w:sz w:val="22"/>
          <w:szCs w:val="22"/>
        </w:rPr>
        <w:t>на оказание услуг</w:t>
      </w:r>
    </w:p>
    <w:p w14:paraId="74018636" w14:textId="77777777" w:rsidR="006D72EB" w:rsidRPr="00662BBA" w:rsidRDefault="006D72EB" w:rsidP="006D72EB">
      <w:pPr>
        <w:widowControl w:val="0"/>
        <w:tabs>
          <w:tab w:val="left" w:pos="284"/>
          <w:tab w:val="left" w:pos="426"/>
        </w:tabs>
        <w:ind w:right="233"/>
        <w:jc w:val="both"/>
        <w:rPr>
          <w:color w:val="212121"/>
          <w:sz w:val="22"/>
          <w:szCs w:val="22"/>
        </w:rPr>
      </w:pPr>
    </w:p>
    <w:tbl>
      <w:tblPr>
        <w:tblW w:w="9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
        <w:gridCol w:w="4005"/>
        <w:gridCol w:w="765"/>
        <w:gridCol w:w="930"/>
        <w:gridCol w:w="1678"/>
        <w:gridCol w:w="1590"/>
      </w:tblGrid>
      <w:tr w:rsidR="00662BBA" w:rsidRPr="00662BBA" w14:paraId="1025A904" w14:textId="77777777" w:rsidTr="00824621">
        <w:trPr>
          <w:trHeight w:val="257"/>
        </w:trPr>
        <w:tc>
          <w:tcPr>
            <w:tcW w:w="555" w:type="dxa"/>
            <w:vAlign w:val="center"/>
          </w:tcPr>
          <w:p w14:paraId="3E33F20F" w14:textId="77777777" w:rsidR="00662BBA" w:rsidRPr="00662BBA" w:rsidRDefault="00662BBA" w:rsidP="00824621">
            <w:pPr>
              <w:pBdr>
                <w:top w:val="none" w:sz="0" w:space="0" w:color="000000"/>
                <w:left w:val="none" w:sz="0" w:space="0" w:color="000000"/>
                <w:bottom w:val="none" w:sz="0" w:space="0" w:color="000000"/>
                <w:right w:val="none" w:sz="0" w:space="0" w:color="000000"/>
                <w:between w:val="none" w:sz="0" w:space="0" w:color="000000"/>
              </w:pBdr>
              <w:jc w:val="center"/>
              <w:rPr>
                <w:b/>
                <w:sz w:val="22"/>
                <w:szCs w:val="22"/>
              </w:rPr>
            </w:pPr>
            <w:r w:rsidRPr="00662BBA">
              <w:rPr>
                <w:b/>
                <w:sz w:val="22"/>
                <w:szCs w:val="22"/>
              </w:rPr>
              <w:t>№ п/п</w:t>
            </w:r>
          </w:p>
        </w:tc>
        <w:tc>
          <w:tcPr>
            <w:tcW w:w="4005" w:type="dxa"/>
            <w:vAlign w:val="center"/>
          </w:tcPr>
          <w:p w14:paraId="69DA120C" w14:textId="77777777" w:rsidR="00662BBA" w:rsidRPr="00662BBA" w:rsidRDefault="00662BBA" w:rsidP="00824621">
            <w:pPr>
              <w:pBdr>
                <w:top w:val="none" w:sz="0" w:space="0" w:color="000000"/>
                <w:left w:val="none" w:sz="0" w:space="0" w:color="000000"/>
                <w:bottom w:val="none" w:sz="0" w:space="0" w:color="000000"/>
                <w:right w:val="none" w:sz="0" w:space="0" w:color="000000"/>
                <w:between w:val="none" w:sz="0" w:space="0" w:color="000000"/>
              </w:pBdr>
              <w:jc w:val="center"/>
              <w:rPr>
                <w:b/>
                <w:sz w:val="22"/>
                <w:szCs w:val="22"/>
              </w:rPr>
            </w:pPr>
            <w:r w:rsidRPr="00662BBA">
              <w:rPr>
                <w:b/>
                <w:sz w:val="22"/>
                <w:szCs w:val="22"/>
              </w:rPr>
              <w:t>Вид услуг</w:t>
            </w:r>
          </w:p>
        </w:tc>
        <w:tc>
          <w:tcPr>
            <w:tcW w:w="765" w:type="dxa"/>
            <w:vAlign w:val="center"/>
          </w:tcPr>
          <w:p w14:paraId="6DF34613" w14:textId="77777777" w:rsidR="00662BBA" w:rsidRPr="00662BBA" w:rsidRDefault="00662BBA" w:rsidP="00824621">
            <w:pPr>
              <w:pBdr>
                <w:top w:val="none" w:sz="0" w:space="0" w:color="000000"/>
                <w:left w:val="none" w:sz="0" w:space="0" w:color="000000"/>
                <w:bottom w:val="none" w:sz="0" w:space="0" w:color="000000"/>
                <w:right w:val="none" w:sz="0" w:space="0" w:color="000000"/>
                <w:between w:val="none" w:sz="0" w:space="0" w:color="000000"/>
              </w:pBdr>
              <w:jc w:val="center"/>
              <w:rPr>
                <w:b/>
                <w:sz w:val="22"/>
                <w:szCs w:val="22"/>
              </w:rPr>
            </w:pPr>
            <w:r w:rsidRPr="00662BBA">
              <w:rPr>
                <w:b/>
                <w:sz w:val="22"/>
                <w:szCs w:val="22"/>
              </w:rPr>
              <w:t>Ед. изм.</w:t>
            </w:r>
          </w:p>
        </w:tc>
        <w:tc>
          <w:tcPr>
            <w:tcW w:w="930" w:type="dxa"/>
            <w:vAlign w:val="center"/>
          </w:tcPr>
          <w:p w14:paraId="28D44070" w14:textId="77777777" w:rsidR="00662BBA" w:rsidRPr="00662BBA" w:rsidRDefault="00662BBA" w:rsidP="00824621">
            <w:pPr>
              <w:pBdr>
                <w:top w:val="none" w:sz="0" w:space="0" w:color="000000"/>
                <w:left w:val="none" w:sz="0" w:space="0" w:color="000000"/>
                <w:bottom w:val="none" w:sz="0" w:space="0" w:color="000000"/>
                <w:right w:val="none" w:sz="0" w:space="0" w:color="000000"/>
                <w:between w:val="none" w:sz="0" w:space="0" w:color="000000"/>
              </w:pBdr>
              <w:jc w:val="center"/>
              <w:rPr>
                <w:b/>
                <w:sz w:val="22"/>
                <w:szCs w:val="22"/>
              </w:rPr>
            </w:pPr>
            <w:r w:rsidRPr="00662BBA">
              <w:rPr>
                <w:b/>
                <w:sz w:val="22"/>
                <w:szCs w:val="22"/>
              </w:rPr>
              <w:t>Кол-во</w:t>
            </w:r>
          </w:p>
        </w:tc>
        <w:tc>
          <w:tcPr>
            <w:tcW w:w="1678" w:type="dxa"/>
            <w:vAlign w:val="center"/>
          </w:tcPr>
          <w:p w14:paraId="71B8D423" w14:textId="77777777" w:rsidR="00662BBA" w:rsidRPr="00662BBA" w:rsidRDefault="00662BBA" w:rsidP="00824621">
            <w:pPr>
              <w:pBdr>
                <w:top w:val="none" w:sz="0" w:space="0" w:color="000000"/>
                <w:left w:val="none" w:sz="0" w:space="0" w:color="000000"/>
                <w:bottom w:val="none" w:sz="0" w:space="0" w:color="000000"/>
                <w:right w:val="none" w:sz="0" w:space="0" w:color="000000"/>
                <w:between w:val="none" w:sz="0" w:space="0" w:color="000000"/>
              </w:pBdr>
              <w:jc w:val="center"/>
              <w:rPr>
                <w:b/>
                <w:sz w:val="22"/>
                <w:szCs w:val="22"/>
              </w:rPr>
            </w:pPr>
            <w:r w:rsidRPr="00662BBA">
              <w:rPr>
                <w:b/>
                <w:sz w:val="22"/>
                <w:szCs w:val="22"/>
              </w:rPr>
              <w:t>Цена за ед., руб.</w:t>
            </w:r>
          </w:p>
        </w:tc>
        <w:tc>
          <w:tcPr>
            <w:tcW w:w="1590" w:type="dxa"/>
            <w:vAlign w:val="center"/>
          </w:tcPr>
          <w:p w14:paraId="5AAF3F8B" w14:textId="77777777" w:rsidR="00662BBA" w:rsidRPr="00662BBA" w:rsidRDefault="00662BBA" w:rsidP="00824621">
            <w:pPr>
              <w:pBdr>
                <w:top w:val="none" w:sz="0" w:space="0" w:color="000000"/>
                <w:left w:val="none" w:sz="0" w:space="0" w:color="000000"/>
                <w:bottom w:val="none" w:sz="0" w:space="0" w:color="000000"/>
                <w:right w:val="none" w:sz="0" w:space="0" w:color="000000"/>
                <w:between w:val="none" w:sz="0" w:space="0" w:color="000000"/>
              </w:pBdr>
              <w:jc w:val="center"/>
              <w:rPr>
                <w:b/>
                <w:sz w:val="22"/>
                <w:szCs w:val="22"/>
              </w:rPr>
            </w:pPr>
            <w:r w:rsidRPr="00662BBA">
              <w:rPr>
                <w:b/>
                <w:sz w:val="22"/>
                <w:szCs w:val="22"/>
              </w:rPr>
              <w:t>Сумма, руб.</w:t>
            </w:r>
          </w:p>
        </w:tc>
      </w:tr>
      <w:tr w:rsidR="00662BBA" w:rsidRPr="00662BBA" w14:paraId="5D3822A0" w14:textId="77777777" w:rsidTr="00824621">
        <w:trPr>
          <w:trHeight w:val="257"/>
        </w:trPr>
        <w:tc>
          <w:tcPr>
            <w:tcW w:w="555" w:type="dxa"/>
            <w:vAlign w:val="center"/>
          </w:tcPr>
          <w:p w14:paraId="0FD1B90D" w14:textId="77777777" w:rsidR="00662BBA" w:rsidRPr="00662BBA" w:rsidRDefault="00662BBA" w:rsidP="00662BBA">
            <w:pPr>
              <w:numPr>
                <w:ilvl w:val="0"/>
                <w:numId w:val="44"/>
              </w:numPr>
              <w:pBdr>
                <w:top w:val="none" w:sz="0" w:space="0" w:color="000000"/>
                <w:left w:val="none" w:sz="0" w:space="0" w:color="000000"/>
                <w:bottom w:val="none" w:sz="0" w:space="0" w:color="000000"/>
                <w:right w:val="none" w:sz="0" w:space="0" w:color="000000"/>
                <w:between w:val="none" w:sz="0" w:space="0" w:color="000000"/>
              </w:pBdr>
              <w:ind w:left="0" w:firstLine="0"/>
              <w:rPr>
                <w:color w:val="212121"/>
                <w:sz w:val="22"/>
                <w:szCs w:val="22"/>
              </w:rPr>
            </w:pPr>
          </w:p>
        </w:tc>
        <w:tc>
          <w:tcPr>
            <w:tcW w:w="4005" w:type="dxa"/>
            <w:vAlign w:val="center"/>
          </w:tcPr>
          <w:p w14:paraId="7BB4DCD8" w14:textId="77777777" w:rsidR="00662BBA" w:rsidRPr="00662BBA" w:rsidRDefault="00662BBA" w:rsidP="00824621">
            <w:pPr>
              <w:spacing w:after="180"/>
              <w:jc w:val="both"/>
              <w:rPr>
                <w:sz w:val="22"/>
                <w:szCs w:val="22"/>
              </w:rPr>
            </w:pPr>
            <w:r w:rsidRPr="00662BBA">
              <w:rPr>
                <w:sz w:val="22"/>
                <w:szCs w:val="22"/>
              </w:rPr>
              <w:t>Публичный показ спектакля «Жил такой парень» 02.08.2025</w:t>
            </w:r>
            <w:r w:rsidRPr="00662BBA">
              <w:rPr>
                <w:sz w:val="22"/>
                <w:szCs w:val="22"/>
                <w:highlight w:val="white"/>
              </w:rPr>
              <w:t xml:space="preserve"> </w:t>
            </w:r>
          </w:p>
        </w:tc>
        <w:tc>
          <w:tcPr>
            <w:tcW w:w="765" w:type="dxa"/>
            <w:vAlign w:val="center"/>
          </w:tcPr>
          <w:p w14:paraId="6489425A" w14:textId="77777777" w:rsidR="00662BBA" w:rsidRPr="00662BBA" w:rsidRDefault="00662BBA" w:rsidP="00824621">
            <w:pPr>
              <w:pBdr>
                <w:top w:val="none" w:sz="0" w:space="0" w:color="000000"/>
                <w:left w:val="none" w:sz="0" w:space="0" w:color="000000"/>
                <w:bottom w:val="none" w:sz="0" w:space="0" w:color="000000"/>
                <w:right w:val="none" w:sz="0" w:space="0" w:color="000000"/>
                <w:between w:val="none" w:sz="0" w:space="0" w:color="000000"/>
              </w:pBdr>
              <w:jc w:val="center"/>
              <w:rPr>
                <w:color w:val="212121"/>
                <w:sz w:val="22"/>
                <w:szCs w:val="22"/>
              </w:rPr>
            </w:pPr>
            <w:proofErr w:type="spellStart"/>
            <w:r w:rsidRPr="00662BBA">
              <w:rPr>
                <w:color w:val="212121"/>
                <w:sz w:val="22"/>
                <w:szCs w:val="22"/>
              </w:rPr>
              <w:t>Усл</w:t>
            </w:r>
            <w:proofErr w:type="spellEnd"/>
          </w:p>
        </w:tc>
        <w:tc>
          <w:tcPr>
            <w:tcW w:w="930" w:type="dxa"/>
            <w:vAlign w:val="center"/>
          </w:tcPr>
          <w:p w14:paraId="00C36884" w14:textId="77777777" w:rsidR="00662BBA" w:rsidRPr="00662BBA" w:rsidRDefault="00662BBA" w:rsidP="00824621">
            <w:pPr>
              <w:pBdr>
                <w:top w:val="none" w:sz="0" w:space="0" w:color="000000"/>
                <w:left w:val="none" w:sz="0" w:space="0" w:color="000000"/>
                <w:bottom w:val="none" w:sz="0" w:space="0" w:color="000000"/>
                <w:right w:val="none" w:sz="0" w:space="0" w:color="000000"/>
                <w:between w:val="none" w:sz="0" w:space="0" w:color="000000"/>
              </w:pBdr>
              <w:jc w:val="center"/>
              <w:rPr>
                <w:color w:val="212121"/>
                <w:sz w:val="22"/>
                <w:szCs w:val="22"/>
              </w:rPr>
            </w:pPr>
            <w:r w:rsidRPr="00662BBA">
              <w:rPr>
                <w:color w:val="212121"/>
                <w:sz w:val="22"/>
                <w:szCs w:val="22"/>
              </w:rPr>
              <w:t>1</w:t>
            </w:r>
          </w:p>
        </w:tc>
        <w:tc>
          <w:tcPr>
            <w:tcW w:w="1678" w:type="dxa"/>
            <w:vAlign w:val="center"/>
          </w:tcPr>
          <w:p w14:paraId="638D400E" w14:textId="77777777" w:rsidR="00662BBA" w:rsidRPr="00662BBA" w:rsidRDefault="00662BBA" w:rsidP="00824621">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212121"/>
                <w:sz w:val="22"/>
                <w:szCs w:val="22"/>
              </w:rPr>
            </w:pPr>
            <w:r w:rsidRPr="00662BBA">
              <w:rPr>
                <w:color w:val="212121"/>
                <w:sz w:val="22"/>
                <w:szCs w:val="22"/>
              </w:rPr>
              <w:t>1 869 423,00</w:t>
            </w:r>
          </w:p>
        </w:tc>
        <w:tc>
          <w:tcPr>
            <w:tcW w:w="1590" w:type="dxa"/>
            <w:vAlign w:val="center"/>
          </w:tcPr>
          <w:p w14:paraId="3CDF4A74" w14:textId="77777777" w:rsidR="00662BBA" w:rsidRPr="00662BBA" w:rsidRDefault="00662BBA" w:rsidP="00824621">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color w:val="212121"/>
                <w:sz w:val="22"/>
                <w:szCs w:val="22"/>
              </w:rPr>
            </w:pPr>
            <w:r w:rsidRPr="00662BBA">
              <w:rPr>
                <w:color w:val="212121"/>
                <w:sz w:val="22"/>
                <w:szCs w:val="22"/>
              </w:rPr>
              <w:t>1 869 423,00</w:t>
            </w:r>
          </w:p>
        </w:tc>
      </w:tr>
      <w:tr w:rsidR="00662BBA" w:rsidRPr="00662BBA" w14:paraId="460E5613" w14:textId="77777777" w:rsidTr="00824621">
        <w:trPr>
          <w:trHeight w:val="522"/>
        </w:trPr>
        <w:tc>
          <w:tcPr>
            <w:tcW w:w="7933" w:type="dxa"/>
            <w:gridSpan w:val="5"/>
            <w:vAlign w:val="center"/>
          </w:tcPr>
          <w:p w14:paraId="4D952FD6" w14:textId="77777777" w:rsidR="00662BBA" w:rsidRPr="00662BBA" w:rsidRDefault="00662BBA" w:rsidP="00824621">
            <w:pPr>
              <w:pBdr>
                <w:top w:val="none" w:sz="0" w:space="0" w:color="000000"/>
                <w:left w:val="none" w:sz="0" w:space="0" w:color="000000"/>
                <w:bottom w:val="none" w:sz="0" w:space="0" w:color="000000"/>
                <w:right w:val="none" w:sz="0" w:space="0" w:color="000000"/>
                <w:between w:val="none" w:sz="0" w:space="0" w:color="000000"/>
              </w:pBdr>
              <w:jc w:val="right"/>
              <w:rPr>
                <w:b/>
                <w:color w:val="212121"/>
                <w:sz w:val="22"/>
                <w:szCs w:val="22"/>
              </w:rPr>
            </w:pPr>
            <w:r w:rsidRPr="00662BBA">
              <w:rPr>
                <w:b/>
                <w:color w:val="212121"/>
                <w:sz w:val="22"/>
                <w:szCs w:val="22"/>
              </w:rPr>
              <w:t>ИТОГО:</w:t>
            </w:r>
          </w:p>
        </w:tc>
        <w:tc>
          <w:tcPr>
            <w:tcW w:w="1590" w:type="dxa"/>
            <w:vAlign w:val="center"/>
          </w:tcPr>
          <w:p w14:paraId="6F590B2B" w14:textId="77777777" w:rsidR="00662BBA" w:rsidRPr="00662BBA" w:rsidRDefault="00662BBA" w:rsidP="00824621">
            <w:pPr>
              <w:pBdr>
                <w:top w:val="none" w:sz="0" w:space="0" w:color="000000"/>
                <w:left w:val="none" w:sz="0" w:space="0" w:color="000000"/>
                <w:bottom w:val="none" w:sz="0" w:space="0" w:color="000000"/>
                <w:right w:val="none" w:sz="0" w:space="0" w:color="000000"/>
                <w:between w:val="none" w:sz="0" w:space="0" w:color="000000"/>
              </w:pBdr>
              <w:spacing w:line="276" w:lineRule="auto"/>
              <w:jc w:val="center"/>
              <w:rPr>
                <w:b/>
                <w:color w:val="212121"/>
                <w:sz w:val="22"/>
                <w:szCs w:val="22"/>
              </w:rPr>
            </w:pPr>
            <w:r w:rsidRPr="00662BBA">
              <w:rPr>
                <w:b/>
                <w:color w:val="212121"/>
                <w:sz w:val="22"/>
                <w:szCs w:val="22"/>
              </w:rPr>
              <w:t>1 869 423,00</w:t>
            </w:r>
          </w:p>
        </w:tc>
      </w:tr>
    </w:tbl>
    <w:p w14:paraId="2F08EEA5" w14:textId="77777777" w:rsidR="00662BBA" w:rsidRPr="00662BBA" w:rsidRDefault="00662BBA" w:rsidP="00662BBA">
      <w:pPr>
        <w:widowControl w:val="0"/>
        <w:pBdr>
          <w:top w:val="none" w:sz="0" w:space="0" w:color="000000"/>
          <w:left w:val="none" w:sz="0" w:space="0" w:color="000000"/>
          <w:bottom w:val="none" w:sz="0" w:space="0" w:color="000000"/>
          <w:right w:val="none" w:sz="0" w:space="0" w:color="000000"/>
          <w:between w:val="none" w:sz="0" w:space="0" w:color="000000"/>
        </w:pBdr>
        <w:ind w:right="233"/>
        <w:rPr>
          <w:sz w:val="22"/>
          <w:szCs w:val="22"/>
        </w:rPr>
      </w:pPr>
    </w:p>
    <w:p w14:paraId="04B7FE52" w14:textId="6180166C" w:rsidR="00662BBA" w:rsidRPr="00662BBA" w:rsidRDefault="00662BBA" w:rsidP="00662BBA">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sidRPr="00662BBA">
        <w:rPr>
          <w:sz w:val="22"/>
          <w:szCs w:val="22"/>
        </w:rPr>
        <w:t xml:space="preserve">ИТОГО: </w:t>
      </w:r>
      <w:r w:rsidRPr="00662BBA">
        <w:rPr>
          <w:color w:val="212121"/>
          <w:sz w:val="22"/>
          <w:szCs w:val="22"/>
        </w:rPr>
        <w:t xml:space="preserve">1 869 423 </w:t>
      </w:r>
      <w:r w:rsidRPr="00662BBA">
        <w:rPr>
          <w:sz w:val="22"/>
          <w:szCs w:val="22"/>
        </w:rPr>
        <w:t>(один миллион восемьсот шестьдесят девять тысяч четыреста двадцать три) рублей 00 копеек, без НДС в связи с применением Исполнителем УСН.</w:t>
      </w:r>
    </w:p>
    <w:p w14:paraId="78C474B1" w14:textId="77777777" w:rsidR="006D72EB" w:rsidRPr="00662BBA" w:rsidRDefault="006D72EB" w:rsidP="006D72EB">
      <w:pPr>
        <w:tabs>
          <w:tab w:val="left" w:pos="284"/>
          <w:tab w:val="left" w:pos="426"/>
          <w:tab w:val="left" w:pos="3645"/>
        </w:tabs>
        <w:jc w:val="both"/>
        <w:rPr>
          <w:sz w:val="22"/>
          <w:szCs w:val="22"/>
        </w:rPr>
      </w:pPr>
    </w:p>
    <w:p w14:paraId="23BDB598" w14:textId="77777777" w:rsidR="006D72EB" w:rsidRPr="00662BBA" w:rsidRDefault="006D72EB" w:rsidP="006D72EB">
      <w:pPr>
        <w:tabs>
          <w:tab w:val="left" w:pos="284"/>
          <w:tab w:val="left" w:pos="426"/>
          <w:tab w:val="left" w:pos="3645"/>
        </w:tabs>
        <w:jc w:val="both"/>
        <w:rPr>
          <w:sz w:val="22"/>
          <w:szCs w:val="22"/>
        </w:rPr>
      </w:pPr>
    </w:p>
    <w:p w14:paraId="3FEC5578" w14:textId="77777777" w:rsidR="006D72EB" w:rsidRPr="00662BBA" w:rsidRDefault="006D72EB" w:rsidP="006D72EB">
      <w:pPr>
        <w:tabs>
          <w:tab w:val="left" w:pos="284"/>
          <w:tab w:val="left" w:pos="426"/>
          <w:tab w:val="left" w:pos="3645"/>
        </w:tabs>
        <w:jc w:val="both"/>
        <w:rPr>
          <w:sz w:val="22"/>
          <w:szCs w:val="22"/>
        </w:rPr>
      </w:pPr>
    </w:p>
    <w:p w14:paraId="6897C0D8" w14:textId="77777777" w:rsidR="006D72EB" w:rsidRPr="00662BBA" w:rsidRDefault="006D72EB" w:rsidP="006D72EB">
      <w:pPr>
        <w:tabs>
          <w:tab w:val="left" w:pos="284"/>
          <w:tab w:val="left" w:pos="426"/>
          <w:tab w:val="left" w:pos="3645"/>
        </w:tabs>
        <w:jc w:val="both"/>
        <w:rPr>
          <w:sz w:val="22"/>
          <w:szCs w:val="22"/>
        </w:rPr>
      </w:pPr>
    </w:p>
    <w:tbl>
      <w:tblPr>
        <w:tblW w:w="9356" w:type="dxa"/>
        <w:tblInd w:w="108" w:type="dxa"/>
        <w:tblLayout w:type="fixed"/>
        <w:tblLook w:val="0000" w:firstRow="0" w:lastRow="0" w:firstColumn="0" w:lastColumn="0" w:noHBand="0" w:noVBand="0"/>
      </w:tblPr>
      <w:tblGrid>
        <w:gridCol w:w="4536"/>
        <w:gridCol w:w="4820"/>
      </w:tblGrid>
      <w:tr w:rsidR="00662BBA" w:rsidRPr="00662BBA" w14:paraId="6CA29391" w14:textId="77777777" w:rsidTr="00824621">
        <w:trPr>
          <w:trHeight w:val="4253"/>
        </w:trPr>
        <w:tc>
          <w:tcPr>
            <w:tcW w:w="4536" w:type="dxa"/>
          </w:tcPr>
          <w:p w14:paraId="4057140F" w14:textId="77777777" w:rsidR="00662BBA" w:rsidRPr="00662BBA" w:rsidRDefault="00662BBA" w:rsidP="00824621">
            <w:pPr>
              <w:pStyle w:val="ac"/>
              <w:ind w:left="0"/>
              <w:rPr>
                <w:b/>
                <w:sz w:val="22"/>
                <w:szCs w:val="22"/>
              </w:rPr>
            </w:pPr>
            <w:r w:rsidRPr="00662BBA">
              <w:rPr>
                <w:b/>
                <w:sz w:val="22"/>
                <w:szCs w:val="22"/>
              </w:rPr>
              <w:t>Заказчик:</w:t>
            </w:r>
          </w:p>
          <w:p w14:paraId="67A9600F" w14:textId="77777777" w:rsidR="00662BBA" w:rsidRPr="00662BBA" w:rsidRDefault="00662BBA" w:rsidP="00824621">
            <w:pPr>
              <w:pStyle w:val="ac"/>
              <w:ind w:left="0"/>
              <w:rPr>
                <w:b/>
                <w:sz w:val="22"/>
                <w:szCs w:val="22"/>
              </w:rPr>
            </w:pPr>
            <w:r w:rsidRPr="00662BBA">
              <w:rPr>
                <w:b/>
                <w:sz w:val="22"/>
                <w:szCs w:val="22"/>
              </w:rPr>
              <w:t>АНО «</w:t>
            </w:r>
            <w:proofErr w:type="spellStart"/>
            <w:r w:rsidRPr="00662BBA">
              <w:rPr>
                <w:b/>
                <w:sz w:val="22"/>
                <w:szCs w:val="22"/>
              </w:rPr>
              <w:t>Таврида.Арт</w:t>
            </w:r>
            <w:proofErr w:type="spellEnd"/>
            <w:r w:rsidRPr="00662BBA">
              <w:rPr>
                <w:b/>
                <w:sz w:val="22"/>
                <w:szCs w:val="22"/>
              </w:rPr>
              <w:t>»</w:t>
            </w:r>
          </w:p>
          <w:p w14:paraId="67D70CC4" w14:textId="77777777" w:rsidR="00662BBA" w:rsidRPr="00662BBA" w:rsidRDefault="00662BBA" w:rsidP="00824621">
            <w:pPr>
              <w:pStyle w:val="ac"/>
              <w:ind w:left="450"/>
              <w:rPr>
                <w:b/>
                <w:sz w:val="22"/>
                <w:szCs w:val="22"/>
              </w:rPr>
            </w:pPr>
          </w:p>
          <w:p w14:paraId="4011BBEE" w14:textId="77777777" w:rsidR="00662BBA" w:rsidRPr="00662BBA" w:rsidRDefault="00662BBA" w:rsidP="00824621">
            <w:pPr>
              <w:pStyle w:val="4"/>
              <w:spacing w:before="0" w:after="0"/>
              <w:rPr>
                <w:rFonts w:ascii="Times New Roman" w:eastAsia="Calibri" w:hAnsi="Times New Roman"/>
                <w:b w:val="0"/>
                <w:sz w:val="22"/>
                <w:szCs w:val="22"/>
                <w:lang w:eastAsia="en-US"/>
              </w:rPr>
            </w:pPr>
            <w:r w:rsidRPr="00662BBA">
              <w:rPr>
                <w:rFonts w:ascii="Times New Roman" w:eastAsia="Calibri" w:hAnsi="Times New Roman"/>
                <w:b w:val="0"/>
                <w:sz w:val="22"/>
                <w:szCs w:val="22"/>
                <w:lang w:eastAsia="en-US"/>
              </w:rPr>
              <w:t>Руководитель департамента/продюсер фестиваля</w:t>
            </w:r>
          </w:p>
          <w:p w14:paraId="0363758D" w14:textId="77777777" w:rsidR="00662BBA" w:rsidRPr="00662BBA" w:rsidRDefault="00662BBA" w:rsidP="00824621">
            <w:pPr>
              <w:pStyle w:val="ac"/>
              <w:ind w:left="450"/>
              <w:rPr>
                <w:rFonts w:eastAsia="Calibri"/>
                <w:sz w:val="22"/>
                <w:szCs w:val="22"/>
                <w:lang w:eastAsia="en-US"/>
              </w:rPr>
            </w:pPr>
          </w:p>
          <w:p w14:paraId="19A15EC4" w14:textId="77777777" w:rsidR="00662BBA" w:rsidRPr="00662BBA" w:rsidRDefault="00662BBA" w:rsidP="00824621">
            <w:pPr>
              <w:pStyle w:val="ac"/>
              <w:ind w:left="450"/>
              <w:rPr>
                <w:rFonts w:eastAsia="Calibri"/>
                <w:sz w:val="22"/>
                <w:szCs w:val="22"/>
                <w:lang w:eastAsia="en-US"/>
              </w:rPr>
            </w:pPr>
          </w:p>
          <w:p w14:paraId="5EBD560D" w14:textId="77777777" w:rsidR="00662BBA" w:rsidRPr="00662BBA" w:rsidRDefault="00662BBA" w:rsidP="00824621">
            <w:pPr>
              <w:pStyle w:val="ac"/>
              <w:tabs>
                <w:tab w:val="left" w:pos="735"/>
              </w:tabs>
              <w:ind w:left="0"/>
              <w:rPr>
                <w:sz w:val="22"/>
                <w:szCs w:val="22"/>
              </w:rPr>
            </w:pPr>
            <w:r w:rsidRPr="00662BBA">
              <w:rPr>
                <w:sz w:val="22"/>
                <w:szCs w:val="22"/>
              </w:rPr>
              <w:t>__________________ Чаплинская В.С.</w:t>
            </w:r>
          </w:p>
          <w:p w14:paraId="209B0A30" w14:textId="77777777" w:rsidR="00662BBA" w:rsidRPr="00662BBA" w:rsidRDefault="00662BBA" w:rsidP="00824621">
            <w:pPr>
              <w:rPr>
                <w:b/>
                <w:sz w:val="22"/>
                <w:szCs w:val="22"/>
              </w:rPr>
            </w:pPr>
            <w:r w:rsidRPr="00662BBA">
              <w:rPr>
                <w:sz w:val="22"/>
                <w:szCs w:val="22"/>
              </w:rPr>
              <w:t>М.П.</w:t>
            </w:r>
          </w:p>
        </w:tc>
        <w:tc>
          <w:tcPr>
            <w:tcW w:w="4820" w:type="dxa"/>
          </w:tcPr>
          <w:p w14:paraId="76E2A8A1" w14:textId="77777777" w:rsidR="00662BBA" w:rsidRPr="00662BBA" w:rsidRDefault="00662BBA" w:rsidP="00824621">
            <w:pPr>
              <w:widowControl w:val="0"/>
              <w:autoSpaceDE w:val="0"/>
              <w:autoSpaceDN w:val="0"/>
              <w:adjustRightInd w:val="0"/>
              <w:jc w:val="both"/>
              <w:rPr>
                <w:b/>
                <w:sz w:val="22"/>
                <w:szCs w:val="22"/>
              </w:rPr>
            </w:pPr>
            <w:r w:rsidRPr="00662BBA">
              <w:rPr>
                <w:b/>
                <w:sz w:val="22"/>
                <w:szCs w:val="22"/>
              </w:rPr>
              <w:t>Исполнитель:</w:t>
            </w:r>
          </w:p>
          <w:p w14:paraId="706C167B" w14:textId="77777777" w:rsidR="00662BBA" w:rsidRPr="00662BBA" w:rsidRDefault="00662BBA" w:rsidP="00824621">
            <w:pPr>
              <w:pStyle w:val="ac"/>
              <w:ind w:left="0"/>
              <w:rPr>
                <w:b/>
                <w:bCs/>
                <w:sz w:val="22"/>
                <w:szCs w:val="22"/>
              </w:rPr>
            </w:pPr>
            <w:r w:rsidRPr="00662BBA">
              <w:rPr>
                <w:b/>
                <w:bCs/>
                <w:sz w:val="22"/>
                <w:szCs w:val="22"/>
              </w:rPr>
              <w:t>Индивидуальный предприниматель Гнеушева Наталья Павловна</w:t>
            </w:r>
          </w:p>
          <w:p w14:paraId="7DA75F65" w14:textId="77777777" w:rsidR="00662BBA" w:rsidRPr="00662BBA" w:rsidRDefault="00662BBA" w:rsidP="00824621">
            <w:pPr>
              <w:widowControl w:val="0"/>
              <w:autoSpaceDE w:val="0"/>
              <w:autoSpaceDN w:val="0"/>
              <w:adjustRightInd w:val="0"/>
              <w:jc w:val="both"/>
              <w:rPr>
                <w:color w:val="000000"/>
                <w:sz w:val="22"/>
                <w:szCs w:val="22"/>
              </w:rPr>
            </w:pPr>
          </w:p>
          <w:p w14:paraId="1903A97E" w14:textId="77777777" w:rsidR="00662BBA" w:rsidRPr="00662BBA" w:rsidRDefault="00662BBA" w:rsidP="00824621">
            <w:pPr>
              <w:widowControl w:val="0"/>
              <w:autoSpaceDE w:val="0"/>
              <w:autoSpaceDN w:val="0"/>
              <w:adjustRightInd w:val="0"/>
              <w:jc w:val="both"/>
              <w:rPr>
                <w:color w:val="000000"/>
                <w:sz w:val="22"/>
                <w:szCs w:val="22"/>
              </w:rPr>
            </w:pPr>
          </w:p>
          <w:p w14:paraId="3C8A0DBB" w14:textId="77777777" w:rsidR="00662BBA" w:rsidRPr="00662BBA" w:rsidRDefault="00662BBA" w:rsidP="00824621">
            <w:pPr>
              <w:widowControl w:val="0"/>
              <w:autoSpaceDE w:val="0"/>
              <w:autoSpaceDN w:val="0"/>
              <w:adjustRightInd w:val="0"/>
              <w:jc w:val="both"/>
              <w:rPr>
                <w:color w:val="000000"/>
                <w:sz w:val="22"/>
                <w:szCs w:val="22"/>
              </w:rPr>
            </w:pPr>
          </w:p>
          <w:p w14:paraId="173D994D" w14:textId="77777777" w:rsidR="00662BBA" w:rsidRPr="00662BBA" w:rsidRDefault="00662BBA" w:rsidP="00824621">
            <w:pPr>
              <w:widowControl w:val="0"/>
              <w:autoSpaceDE w:val="0"/>
              <w:autoSpaceDN w:val="0"/>
              <w:adjustRightInd w:val="0"/>
              <w:jc w:val="both"/>
              <w:rPr>
                <w:color w:val="000000"/>
                <w:sz w:val="22"/>
                <w:szCs w:val="22"/>
              </w:rPr>
            </w:pPr>
          </w:p>
          <w:p w14:paraId="312ED4B3" w14:textId="77777777" w:rsidR="00662BBA" w:rsidRPr="00662BBA" w:rsidRDefault="00662BBA" w:rsidP="00824621">
            <w:pPr>
              <w:widowControl w:val="0"/>
              <w:autoSpaceDE w:val="0"/>
              <w:autoSpaceDN w:val="0"/>
              <w:adjustRightInd w:val="0"/>
              <w:jc w:val="both"/>
              <w:rPr>
                <w:b/>
                <w:sz w:val="22"/>
                <w:szCs w:val="22"/>
              </w:rPr>
            </w:pPr>
            <w:r w:rsidRPr="00662BBA">
              <w:rPr>
                <w:color w:val="000000"/>
                <w:sz w:val="22"/>
                <w:szCs w:val="22"/>
              </w:rPr>
              <w:t>________________ Гнеушева Н.П.</w:t>
            </w:r>
          </w:p>
        </w:tc>
      </w:tr>
    </w:tbl>
    <w:p w14:paraId="7FF85484" w14:textId="77777777" w:rsidR="006D72EB" w:rsidRPr="00662BBA" w:rsidRDefault="006D72EB" w:rsidP="00895AAF">
      <w:pPr>
        <w:pStyle w:val="ConsPlusNormal"/>
        <w:tabs>
          <w:tab w:val="left" w:pos="284"/>
          <w:tab w:val="left" w:pos="426"/>
        </w:tabs>
        <w:jc w:val="center"/>
        <w:rPr>
          <w:rFonts w:ascii="Times New Roman" w:hAnsi="Times New Roman" w:cs="Times New Roman"/>
          <w:i/>
          <w:szCs w:val="22"/>
        </w:rPr>
      </w:pPr>
    </w:p>
    <w:p w14:paraId="4F02B3C7" w14:textId="38324930"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7C2E8BDA" w14:textId="20B82D19"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54A6D825" w14:textId="1FBEE8E6"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79F970C8" w14:textId="71688F75"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53545D6F" w14:textId="669154BF"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706D1307" w14:textId="237FE61C"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7CAB8FAB" w14:textId="5CB3889B"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6E8C9B51" w14:textId="232F59AE"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6A902760" w14:textId="37436C6F"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30A3C102" w14:textId="153025AC"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7321F6F2" w14:textId="790B9C58"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4D79D4AE" w14:textId="55E0E2AA"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2F646A3A" w14:textId="3A4BFE13"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105EF1ED" w14:textId="2573CE77"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66C47C00" w14:textId="7976F2F8" w:rsidR="006D72EB" w:rsidRDefault="006D72EB" w:rsidP="00895AAF">
      <w:pPr>
        <w:pStyle w:val="ConsPlusNormal"/>
        <w:tabs>
          <w:tab w:val="left" w:pos="284"/>
          <w:tab w:val="left" w:pos="426"/>
        </w:tabs>
        <w:jc w:val="center"/>
        <w:rPr>
          <w:rFonts w:ascii="Times New Roman" w:hAnsi="Times New Roman" w:cs="Times New Roman"/>
          <w:b/>
          <w:i/>
          <w:szCs w:val="22"/>
        </w:rPr>
      </w:pPr>
    </w:p>
    <w:p w14:paraId="63541AF6" w14:textId="2C9B4DC6" w:rsidR="00662BBA" w:rsidRDefault="00662BBA" w:rsidP="00895AAF">
      <w:pPr>
        <w:pStyle w:val="ConsPlusNormal"/>
        <w:tabs>
          <w:tab w:val="left" w:pos="284"/>
          <w:tab w:val="left" w:pos="426"/>
        </w:tabs>
        <w:jc w:val="center"/>
        <w:rPr>
          <w:rFonts w:ascii="Times New Roman" w:hAnsi="Times New Roman" w:cs="Times New Roman"/>
          <w:b/>
          <w:i/>
          <w:szCs w:val="22"/>
        </w:rPr>
      </w:pPr>
    </w:p>
    <w:p w14:paraId="5D0368D0" w14:textId="77777777" w:rsidR="00662BBA" w:rsidRPr="00662BBA" w:rsidRDefault="00662BBA" w:rsidP="00895AAF">
      <w:pPr>
        <w:pStyle w:val="ConsPlusNormal"/>
        <w:tabs>
          <w:tab w:val="left" w:pos="284"/>
          <w:tab w:val="left" w:pos="426"/>
        </w:tabs>
        <w:jc w:val="center"/>
        <w:rPr>
          <w:rFonts w:ascii="Times New Roman" w:hAnsi="Times New Roman" w:cs="Times New Roman"/>
          <w:b/>
          <w:i/>
          <w:szCs w:val="22"/>
        </w:rPr>
      </w:pPr>
    </w:p>
    <w:p w14:paraId="1F85453D" w14:textId="56BDFC6A"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518964BE" w14:textId="1C297B6B" w:rsidR="006D72EB" w:rsidRPr="00662BBA" w:rsidRDefault="006D72EB" w:rsidP="001A3CE0">
      <w:pPr>
        <w:pStyle w:val="ConsPlusNormal"/>
        <w:tabs>
          <w:tab w:val="left" w:pos="284"/>
          <w:tab w:val="left" w:pos="426"/>
        </w:tabs>
        <w:jc w:val="right"/>
        <w:rPr>
          <w:rFonts w:ascii="Times New Roman" w:hAnsi="Times New Roman" w:cs="Times New Roman"/>
          <w:b/>
          <w:szCs w:val="22"/>
        </w:rPr>
      </w:pPr>
      <w:r w:rsidRPr="00662BBA">
        <w:rPr>
          <w:rFonts w:ascii="Times New Roman" w:hAnsi="Times New Roman" w:cs="Times New Roman"/>
          <w:b/>
          <w:szCs w:val="22"/>
        </w:rPr>
        <w:lastRenderedPageBreak/>
        <w:t xml:space="preserve">Приложение № 3 к Договору возмездного оказания услуг </w:t>
      </w:r>
      <w:r w:rsidR="009E5201" w:rsidRPr="00662BBA">
        <w:rPr>
          <w:rFonts w:ascii="Times New Roman" w:hAnsi="Times New Roman" w:cs="Times New Roman"/>
          <w:b/>
          <w:szCs w:val="22"/>
        </w:rPr>
        <w:t>№А0112 от «23» июля 2025 г.</w:t>
      </w:r>
    </w:p>
    <w:p w14:paraId="65B01661" w14:textId="77777777"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4B24D509" w14:textId="77777777" w:rsidR="006D72EB" w:rsidRPr="00662BBA" w:rsidRDefault="006D72EB" w:rsidP="00895AAF">
      <w:pPr>
        <w:pStyle w:val="ConsPlusNormal"/>
        <w:tabs>
          <w:tab w:val="left" w:pos="284"/>
          <w:tab w:val="left" w:pos="426"/>
        </w:tabs>
        <w:jc w:val="center"/>
        <w:rPr>
          <w:rFonts w:ascii="Times New Roman" w:hAnsi="Times New Roman" w:cs="Times New Roman"/>
          <w:b/>
          <w:i/>
          <w:szCs w:val="22"/>
        </w:rPr>
      </w:pPr>
    </w:p>
    <w:p w14:paraId="44453FCE" w14:textId="77777777" w:rsidR="00811615" w:rsidRPr="00662BBA" w:rsidRDefault="00811615" w:rsidP="00811615">
      <w:pPr>
        <w:shd w:val="clear" w:color="auto" w:fill="FFFFFF"/>
        <w:jc w:val="center"/>
        <w:rPr>
          <w:sz w:val="22"/>
          <w:szCs w:val="22"/>
        </w:rPr>
      </w:pPr>
    </w:p>
    <w:p w14:paraId="2FADA62B" w14:textId="77777777" w:rsidR="00811615" w:rsidRPr="00662BBA" w:rsidRDefault="00811615" w:rsidP="00811615">
      <w:pPr>
        <w:shd w:val="clear" w:color="auto" w:fill="FFFFFF"/>
        <w:jc w:val="center"/>
        <w:rPr>
          <w:b/>
          <w:sz w:val="22"/>
          <w:szCs w:val="22"/>
        </w:rPr>
      </w:pPr>
      <w:r w:rsidRPr="00662BBA">
        <w:rPr>
          <w:b/>
          <w:sz w:val="22"/>
          <w:szCs w:val="22"/>
        </w:rPr>
        <w:t>АКТ (Форма)</w:t>
      </w:r>
    </w:p>
    <w:p w14:paraId="33CC7B6A" w14:textId="3EACEC73" w:rsidR="00811615" w:rsidRPr="00662BBA" w:rsidRDefault="00811615" w:rsidP="00811615">
      <w:pPr>
        <w:jc w:val="center"/>
        <w:rPr>
          <w:b/>
          <w:sz w:val="22"/>
          <w:szCs w:val="22"/>
        </w:rPr>
      </w:pPr>
      <w:r w:rsidRPr="00662BBA">
        <w:rPr>
          <w:b/>
          <w:sz w:val="22"/>
          <w:szCs w:val="22"/>
        </w:rPr>
        <w:t xml:space="preserve">к договору </w:t>
      </w:r>
      <w:r w:rsidRPr="00662BBA">
        <w:rPr>
          <w:b/>
          <w:sz w:val="22"/>
          <w:szCs w:val="22"/>
          <w:lang w:eastAsia="x-none"/>
        </w:rPr>
        <w:t>возмездного оказания услуг</w:t>
      </w:r>
      <w:r w:rsidRPr="00662BBA">
        <w:rPr>
          <w:b/>
          <w:sz w:val="22"/>
          <w:szCs w:val="22"/>
        </w:rPr>
        <w:t xml:space="preserve"> № ___ от «__» _____ 202</w:t>
      </w:r>
      <w:r w:rsidR="00662BBA" w:rsidRPr="00662BBA">
        <w:rPr>
          <w:b/>
          <w:sz w:val="22"/>
          <w:szCs w:val="22"/>
        </w:rPr>
        <w:t>5</w:t>
      </w:r>
      <w:r w:rsidRPr="00662BBA">
        <w:rPr>
          <w:b/>
          <w:sz w:val="22"/>
          <w:szCs w:val="22"/>
        </w:rPr>
        <w:t xml:space="preserve"> года</w:t>
      </w:r>
    </w:p>
    <w:p w14:paraId="46A76966" w14:textId="77777777" w:rsidR="00811615" w:rsidRPr="00662BBA" w:rsidRDefault="00811615" w:rsidP="00811615">
      <w:pPr>
        <w:ind w:hanging="627"/>
        <w:jc w:val="center"/>
        <w:rPr>
          <w:b/>
          <w:sz w:val="22"/>
          <w:szCs w:val="22"/>
        </w:rPr>
      </w:pPr>
    </w:p>
    <w:p w14:paraId="1F834A5E" w14:textId="60F7C325" w:rsidR="00811615" w:rsidRPr="00662BBA" w:rsidRDefault="00811615" w:rsidP="00811615">
      <w:pPr>
        <w:rPr>
          <w:sz w:val="22"/>
          <w:szCs w:val="22"/>
        </w:rPr>
      </w:pPr>
      <w:r w:rsidRPr="00662BBA">
        <w:rPr>
          <w:sz w:val="22"/>
          <w:szCs w:val="22"/>
        </w:rPr>
        <w:t xml:space="preserve">г. Москва                                                                   </w:t>
      </w:r>
      <w:r w:rsidRPr="00662BBA">
        <w:rPr>
          <w:sz w:val="22"/>
          <w:szCs w:val="22"/>
        </w:rPr>
        <w:tab/>
        <w:t xml:space="preserve">                                               </w:t>
      </w:r>
      <w:proofErr w:type="gramStart"/>
      <w:r w:rsidRPr="00662BBA">
        <w:rPr>
          <w:sz w:val="22"/>
          <w:szCs w:val="22"/>
        </w:rPr>
        <w:t xml:space="preserve">   «</w:t>
      </w:r>
      <w:proofErr w:type="gramEnd"/>
      <w:r w:rsidRPr="00662BBA">
        <w:rPr>
          <w:sz w:val="22"/>
          <w:szCs w:val="22"/>
        </w:rPr>
        <w:t>_</w:t>
      </w:r>
      <w:proofErr w:type="gramStart"/>
      <w:r w:rsidRPr="00662BBA">
        <w:rPr>
          <w:sz w:val="22"/>
          <w:szCs w:val="22"/>
        </w:rPr>
        <w:t>_»_</w:t>
      </w:r>
      <w:proofErr w:type="gramEnd"/>
      <w:r w:rsidRPr="00662BBA">
        <w:rPr>
          <w:sz w:val="22"/>
          <w:szCs w:val="22"/>
        </w:rPr>
        <w:t>______202</w:t>
      </w:r>
      <w:r w:rsidR="00662BBA" w:rsidRPr="00662BBA">
        <w:rPr>
          <w:sz w:val="22"/>
          <w:szCs w:val="22"/>
        </w:rPr>
        <w:t>5</w:t>
      </w:r>
      <w:r w:rsidRPr="00662BBA">
        <w:rPr>
          <w:sz w:val="22"/>
          <w:szCs w:val="22"/>
        </w:rPr>
        <w:t xml:space="preserve"> года</w:t>
      </w:r>
    </w:p>
    <w:p w14:paraId="0AC8C999" w14:textId="77777777" w:rsidR="00811615" w:rsidRPr="00662BBA" w:rsidRDefault="00811615" w:rsidP="00811615">
      <w:pPr>
        <w:pStyle w:val="afd"/>
        <w:ind w:firstLine="567"/>
        <w:jc w:val="both"/>
        <w:rPr>
          <w:b/>
          <w:sz w:val="22"/>
          <w:szCs w:val="22"/>
        </w:rPr>
      </w:pPr>
    </w:p>
    <w:p w14:paraId="53EAB711" w14:textId="298E5496" w:rsidR="00811615" w:rsidRPr="00662BBA" w:rsidRDefault="00811615" w:rsidP="00811615">
      <w:pPr>
        <w:jc w:val="both"/>
        <w:rPr>
          <w:sz w:val="22"/>
          <w:szCs w:val="22"/>
        </w:rPr>
      </w:pPr>
      <w:r w:rsidRPr="00662BBA">
        <w:rPr>
          <w:b/>
          <w:sz w:val="22"/>
          <w:szCs w:val="22"/>
        </w:rPr>
        <w:t>Автономная некоммерческая организация «</w:t>
      </w:r>
      <w:proofErr w:type="spellStart"/>
      <w:r w:rsidRPr="00662BBA">
        <w:rPr>
          <w:b/>
          <w:sz w:val="22"/>
          <w:szCs w:val="22"/>
        </w:rPr>
        <w:t>Таврида.Арт</w:t>
      </w:r>
      <w:proofErr w:type="spellEnd"/>
      <w:r w:rsidRPr="00662BBA">
        <w:rPr>
          <w:b/>
          <w:sz w:val="22"/>
          <w:szCs w:val="22"/>
        </w:rPr>
        <w:t>»</w:t>
      </w:r>
      <w:r w:rsidRPr="00662BBA">
        <w:rPr>
          <w:sz w:val="22"/>
          <w:szCs w:val="22"/>
        </w:rPr>
        <w:t xml:space="preserve">, именуемая в дальнейшем </w:t>
      </w:r>
      <w:r w:rsidRPr="00662BBA">
        <w:rPr>
          <w:b/>
          <w:sz w:val="22"/>
          <w:szCs w:val="22"/>
        </w:rPr>
        <w:t>«Заказчик»</w:t>
      </w:r>
      <w:r w:rsidRPr="00662BBA">
        <w:rPr>
          <w:sz w:val="22"/>
          <w:szCs w:val="22"/>
        </w:rPr>
        <w:t xml:space="preserve">, в лице </w:t>
      </w:r>
      <w:r w:rsidR="00662BBA" w:rsidRPr="00D11D19">
        <w:rPr>
          <w:sz w:val="22"/>
          <w:szCs w:val="22"/>
        </w:rPr>
        <w:t>руководителя департамента/продюсера фестиваля Чаплинской Виктории Сергеевны, действующего на основании доверенности от 17.12.2024 г. № 17-12-17</w:t>
      </w:r>
      <w:r w:rsidRPr="00662BBA">
        <w:rPr>
          <w:sz w:val="22"/>
          <w:szCs w:val="22"/>
        </w:rPr>
        <w:t xml:space="preserve">, с одной стороны, и </w:t>
      </w:r>
      <w:r w:rsidRPr="00662BBA">
        <w:rPr>
          <w:b/>
          <w:bCs/>
          <w:sz w:val="22"/>
          <w:szCs w:val="22"/>
        </w:rPr>
        <w:t>___</w:t>
      </w:r>
      <w:r w:rsidRPr="00662BBA">
        <w:rPr>
          <w:sz w:val="22"/>
          <w:szCs w:val="22"/>
        </w:rPr>
        <w:t xml:space="preserve">, именуемый в дальнейшем </w:t>
      </w:r>
      <w:r w:rsidRPr="00662BBA">
        <w:rPr>
          <w:b/>
          <w:sz w:val="22"/>
          <w:szCs w:val="22"/>
        </w:rPr>
        <w:t>«Исполнитель»</w:t>
      </w:r>
      <w:r w:rsidRPr="00662BBA">
        <w:rPr>
          <w:sz w:val="22"/>
          <w:szCs w:val="22"/>
        </w:rPr>
        <w:t xml:space="preserve">, </w:t>
      </w:r>
      <w:r w:rsidRPr="00662BBA">
        <w:rPr>
          <w:bCs/>
          <w:sz w:val="22"/>
          <w:szCs w:val="22"/>
        </w:rPr>
        <w:t>с другой стороны, совместно именуемые «Стороны»</w:t>
      </w:r>
      <w:r w:rsidRPr="00662BBA">
        <w:rPr>
          <w:sz w:val="22"/>
          <w:szCs w:val="22"/>
        </w:rPr>
        <w:t xml:space="preserve">, составили настоящий акт о том, что услуги за подготовительный этап: </w:t>
      </w:r>
      <w:r w:rsidRPr="00662BBA">
        <w:rPr>
          <w:sz w:val="22"/>
          <w:szCs w:val="22"/>
          <w:shd w:val="clear" w:color="auto" w:fill="FFFFFF"/>
        </w:rPr>
        <w:t>разработку программы проведения Мероприятия и подготовку к проведению Мероприятия</w:t>
      </w:r>
      <w:r w:rsidRPr="00662BBA">
        <w:rPr>
          <w:sz w:val="22"/>
          <w:szCs w:val="22"/>
        </w:rPr>
        <w:t>, оказаны качественно и в срок.</w:t>
      </w:r>
    </w:p>
    <w:p w14:paraId="6E7DE1C3" w14:textId="77777777" w:rsidR="00811615" w:rsidRPr="00662BBA" w:rsidRDefault="00811615" w:rsidP="00811615">
      <w:pPr>
        <w:ind w:firstLine="567"/>
        <w:jc w:val="both"/>
        <w:rPr>
          <w:sz w:val="22"/>
          <w:szCs w:val="22"/>
        </w:rPr>
      </w:pPr>
      <w:r w:rsidRPr="00662BBA">
        <w:rPr>
          <w:sz w:val="22"/>
          <w:szCs w:val="22"/>
        </w:rPr>
        <w:t>Стороны претензий друг к другу не имеют.</w:t>
      </w:r>
    </w:p>
    <w:p w14:paraId="6E4AE6D4" w14:textId="77777777" w:rsidR="00811615" w:rsidRPr="00662BBA" w:rsidRDefault="00811615" w:rsidP="00811615">
      <w:pPr>
        <w:ind w:firstLine="567"/>
        <w:jc w:val="both"/>
        <w:rPr>
          <w:sz w:val="22"/>
          <w:szCs w:val="22"/>
        </w:rPr>
      </w:pPr>
      <w:r w:rsidRPr="00662BBA">
        <w:rPr>
          <w:sz w:val="22"/>
          <w:szCs w:val="22"/>
        </w:rPr>
        <w:t>Услуги оказаны на сумму _____________.</w:t>
      </w:r>
    </w:p>
    <w:p w14:paraId="4A864FEC" w14:textId="77777777" w:rsidR="00811615" w:rsidRPr="00662BBA" w:rsidRDefault="00811615" w:rsidP="00811615">
      <w:pPr>
        <w:pStyle w:val="ac"/>
        <w:tabs>
          <w:tab w:val="left" w:pos="851"/>
        </w:tabs>
        <w:suppressAutoHyphens/>
        <w:ind w:left="0" w:firstLine="567"/>
        <w:jc w:val="both"/>
        <w:textDirection w:val="btLr"/>
        <w:textAlignment w:val="top"/>
        <w:outlineLvl w:val="0"/>
        <w:rPr>
          <w:color w:val="000000"/>
          <w:sz w:val="22"/>
          <w:szCs w:val="22"/>
          <w:lang w:eastAsia="zh-CN"/>
        </w:rPr>
      </w:pPr>
      <w:r w:rsidRPr="00662BBA">
        <w:rPr>
          <w:color w:val="000000"/>
          <w:sz w:val="22"/>
          <w:szCs w:val="22"/>
          <w:lang w:eastAsia="zh-CN"/>
        </w:rPr>
        <w:t>Настоящий акт подписан в 2 (двух) подлинных экземплярах по одному для каждой из Сторон.</w:t>
      </w:r>
    </w:p>
    <w:p w14:paraId="1DB4E2C9" w14:textId="77777777" w:rsidR="00811615" w:rsidRPr="00662BBA" w:rsidRDefault="00811615" w:rsidP="00811615">
      <w:pPr>
        <w:shd w:val="clear" w:color="auto" w:fill="FFFFFF"/>
        <w:jc w:val="both"/>
        <w:rPr>
          <w:color w:val="000000"/>
          <w:sz w:val="22"/>
          <w:szCs w:val="22"/>
          <w:lang w:eastAsia="zh-CN"/>
        </w:rPr>
      </w:pPr>
    </w:p>
    <w:p w14:paraId="3F6CE886" w14:textId="77777777" w:rsidR="00811615" w:rsidRPr="00662BBA" w:rsidRDefault="00811615" w:rsidP="00811615">
      <w:pPr>
        <w:pStyle w:val="ac"/>
        <w:tabs>
          <w:tab w:val="left" w:pos="851"/>
        </w:tabs>
        <w:suppressAutoHyphens/>
        <w:ind w:left="0" w:firstLine="567"/>
        <w:jc w:val="both"/>
        <w:textDirection w:val="btLr"/>
        <w:textAlignment w:val="top"/>
        <w:outlineLvl w:val="0"/>
        <w:rPr>
          <w:color w:val="000000"/>
          <w:sz w:val="22"/>
          <w:szCs w:val="22"/>
          <w:lang w:eastAsia="zh-CN"/>
        </w:rPr>
      </w:pPr>
    </w:p>
    <w:tbl>
      <w:tblPr>
        <w:tblW w:w="9356" w:type="dxa"/>
        <w:tblInd w:w="108" w:type="dxa"/>
        <w:tblLayout w:type="fixed"/>
        <w:tblLook w:val="0000" w:firstRow="0" w:lastRow="0" w:firstColumn="0" w:lastColumn="0" w:noHBand="0" w:noVBand="0"/>
      </w:tblPr>
      <w:tblGrid>
        <w:gridCol w:w="4536"/>
        <w:gridCol w:w="4820"/>
      </w:tblGrid>
      <w:tr w:rsidR="00662BBA" w:rsidRPr="00662BBA" w14:paraId="774E030E" w14:textId="77777777" w:rsidTr="00824621">
        <w:trPr>
          <w:trHeight w:val="4253"/>
        </w:trPr>
        <w:tc>
          <w:tcPr>
            <w:tcW w:w="4536" w:type="dxa"/>
          </w:tcPr>
          <w:p w14:paraId="340418E3" w14:textId="77777777" w:rsidR="00662BBA" w:rsidRPr="00662BBA" w:rsidRDefault="00662BBA" w:rsidP="00824621">
            <w:pPr>
              <w:pStyle w:val="ac"/>
              <w:ind w:left="0"/>
              <w:rPr>
                <w:b/>
                <w:sz w:val="22"/>
                <w:szCs w:val="22"/>
              </w:rPr>
            </w:pPr>
            <w:r w:rsidRPr="00662BBA">
              <w:rPr>
                <w:b/>
                <w:sz w:val="22"/>
                <w:szCs w:val="22"/>
              </w:rPr>
              <w:t>Заказчик:</w:t>
            </w:r>
          </w:p>
          <w:p w14:paraId="1C3B9602" w14:textId="77777777" w:rsidR="00662BBA" w:rsidRPr="00662BBA" w:rsidRDefault="00662BBA" w:rsidP="00824621">
            <w:pPr>
              <w:pStyle w:val="ac"/>
              <w:ind w:left="0"/>
              <w:rPr>
                <w:b/>
                <w:sz w:val="22"/>
                <w:szCs w:val="22"/>
              </w:rPr>
            </w:pPr>
            <w:r w:rsidRPr="00662BBA">
              <w:rPr>
                <w:b/>
                <w:sz w:val="22"/>
                <w:szCs w:val="22"/>
              </w:rPr>
              <w:t>АНО «</w:t>
            </w:r>
            <w:proofErr w:type="spellStart"/>
            <w:r w:rsidRPr="00662BBA">
              <w:rPr>
                <w:b/>
                <w:sz w:val="22"/>
                <w:szCs w:val="22"/>
              </w:rPr>
              <w:t>Таврида.Арт</w:t>
            </w:r>
            <w:proofErr w:type="spellEnd"/>
            <w:r w:rsidRPr="00662BBA">
              <w:rPr>
                <w:b/>
                <w:sz w:val="22"/>
                <w:szCs w:val="22"/>
              </w:rPr>
              <w:t>»</w:t>
            </w:r>
          </w:p>
          <w:p w14:paraId="34F68087" w14:textId="77777777" w:rsidR="00662BBA" w:rsidRPr="00662BBA" w:rsidRDefault="00662BBA" w:rsidP="00824621">
            <w:pPr>
              <w:pStyle w:val="ac"/>
              <w:ind w:left="450"/>
              <w:rPr>
                <w:b/>
                <w:sz w:val="22"/>
                <w:szCs w:val="22"/>
              </w:rPr>
            </w:pPr>
          </w:p>
          <w:p w14:paraId="6FAD7E8D" w14:textId="77777777" w:rsidR="00662BBA" w:rsidRPr="00662BBA" w:rsidRDefault="00662BBA" w:rsidP="00824621">
            <w:pPr>
              <w:pStyle w:val="4"/>
              <w:spacing w:before="0" w:after="0"/>
              <w:rPr>
                <w:rFonts w:ascii="Times New Roman" w:eastAsia="Calibri" w:hAnsi="Times New Roman"/>
                <w:b w:val="0"/>
                <w:sz w:val="22"/>
                <w:szCs w:val="22"/>
                <w:lang w:eastAsia="en-US"/>
              </w:rPr>
            </w:pPr>
            <w:r w:rsidRPr="00662BBA">
              <w:rPr>
                <w:rFonts w:ascii="Times New Roman" w:eastAsia="Calibri" w:hAnsi="Times New Roman"/>
                <w:b w:val="0"/>
                <w:sz w:val="22"/>
                <w:szCs w:val="22"/>
                <w:lang w:eastAsia="en-US"/>
              </w:rPr>
              <w:t>Руководитель департамента/продюсер фестиваля</w:t>
            </w:r>
          </w:p>
          <w:p w14:paraId="6DDCDA4F" w14:textId="77777777" w:rsidR="00662BBA" w:rsidRPr="00662BBA" w:rsidRDefault="00662BBA" w:rsidP="00824621">
            <w:pPr>
              <w:pStyle w:val="ac"/>
              <w:ind w:left="450"/>
              <w:rPr>
                <w:rFonts w:eastAsia="Calibri"/>
                <w:sz w:val="22"/>
                <w:szCs w:val="22"/>
                <w:lang w:eastAsia="en-US"/>
              </w:rPr>
            </w:pPr>
          </w:p>
          <w:p w14:paraId="4CB008E7" w14:textId="77777777" w:rsidR="00662BBA" w:rsidRPr="00662BBA" w:rsidRDefault="00662BBA" w:rsidP="00824621">
            <w:pPr>
              <w:pStyle w:val="ac"/>
              <w:ind w:left="450"/>
              <w:rPr>
                <w:rFonts w:eastAsia="Calibri"/>
                <w:sz w:val="22"/>
                <w:szCs w:val="22"/>
                <w:lang w:eastAsia="en-US"/>
              </w:rPr>
            </w:pPr>
          </w:p>
          <w:p w14:paraId="185257AB" w14:textId="77777777" w:rsidR="00662BBA" w:rsidRPr="00662BBA" w:rsidRDefault="00662BBA" w:rsidP="00824621">
            <w:pPr>
              <w:pStyle w:val="ac"/>
              <w:tabs>
                <w:tab w:val="left" w:pos="735"/>
              </w:tabs>
              <w:ind w:left="0"/>
              <w:rPr>
                <w:sz w:val="22"/>
                <w:szCs w:val="22"/>
              </w:rPr>
            </w:pPr>
            <w:r w:rsidRPr="00662BBA">
              <w:rPr>
                <w:sz w:val="22"/>
                <w:szCs w:val="22"/>
              </w:rPr>
              <w:t>__________________ Чаплинская В.С.</w:t>
            </w:r>
          </w:p>
          <w:p w14:paraId="29F9F51E" w14:textId="77777777" w:rsidR="00662BBA" w:rsidRPr="00662BBA" w:rsidRDefault="00662BBA" w:rsidP="00824621">
            <w:pPr>
              <w:rPr>
                <w:b/>
                <w:sz w:val="22"/>
                <w:szCs w:val="22"/>
              </w:rPr>
            </w:pPr>
            <w:r w:rsidRPr="00662BBA">
              <w:rPr>
                <w:sz w:val="22"/>
                <w:szCs w:val="22"/>
              </w:rPr>
              <w:t>М.П.</w:t>
            </w:r>
          </w:p>
        </w:tc>
        <w:tc>
          <w:tcPr>
            <w:tcW w:w="4820" w:type="dxa"/>
          </w:tcPr>
          <w:p w14:paraId="753D4A00" w14:textId="77777777" w:rsidR="00662BBA" w:rsidRPr="00662BBA" w:rsidRDefault="00662BBA" w:rsidP="00824621">
            <w:pPr>
              <w:widowControl w:val="0"/>
              <w:autoSpaceDE w:val="0"/>
              <w:autoSpaceDN w:val="0"/>
              <w:adjustRightInd w:val="0"/>
              <w:jc w:val="both"/>
              <w:rPr>
                <w:b/>
                <w:sz w:val="22"/>
                <w:szCs w:val="22"/>
              </w:rPr>
            </w:pPr>
            <w:r w:rsidRPr="00662BBA">
              <w:rPr>
                <w:b/>
                <w:sz w:val="22"/>
                <w:szCs w:val="22"/>
              </w:rPr>
              <w:t>Исполнитель:</w:t>
            </w:r>
          </w:p>
          <w:p w14:paraId="4B4CD47D" w14:textId="77777777" w:rsidR="00662BBA" w:rsidRPr="00662BBA" w:rsidRDefault="00662BBA" w:rsidP="00824621">
            <w:pPr>
              <w:pStyle w:val="ac"/>
              <w:ind w:left="0"/>
              <w:rPr>
                <w:b/>
                <w:bCs/>
                <w:sz w:val="22"/>
                <w:szCs w:val="22"/>
              </w:rPr>
            </w:pPr>
            <w:r w:rsidRPr="00662BBA">
              <w:rPr>
                <w:b/>
                <w:bCs/>
                <w:sz w:val="22"/>
                <w:szCs w:val="22"/>
              </w:rPr>
              <w:t>Индивидуальный предприниматель Гнеушева Наталья Павловна</w:t>
            </w:r>
          </w:p>
          <w:p w14:paraId="5D80AE3A" w14:textId="77777777" w:rsidR="00662BBA" w:rsidRPr="00662BBA" w:rsidRDefault="00662BBA" w:rsidP="00824621">
            <w:pPr>
              <w:widowControl w:val="0"/>
              <w:autoSpaceDE w:val="0"/>
              <w:autoSpaceDN w:val="0"/>
              <w:adjustRightInd w:val="0"/>
              <w:jc w:val="both"/>
              <w:rPr>
                <w:color w:val="000000"/>
                <w:sz w:val="22"/>
                <w:szCs w:val="22"/>
              </w:rPr>
            </w:pPr>
          </w:p>
          <w:p w14:paraId="2CA8D9B6" w14:textId="77777777" w:rsidR="00662BBA" w:rsidRPr="00662BBA" w:rsidRDefault="00662BBA" w:rsidP="00824621">
            <w:pPr>
              <w:widowControl w:val="0"/>
              <w:autoSpaceDE w:val="0"/>
              <w:autoSpaceDN w:val="0"/>
              <w:adjustRightInd w:val="0"/>
              <w:jc w:val="both"/>
              <w:rPr>
                <w:color w:val="000000"/>
                <w:sz w:val="22"/>
                <w:szCs w:val="22"/>
              </w:rPr>
            </w:pPr>
          </w:p>
          <w:p w14:paraId="64B4F182" w14:textId="77777777" w:rsidR="00662BBA" w:rsidRPr="00662BBA" w:rsidRDefault="00662BBA" w:rsidP="00824621">
            <w:pPr>
              <w:widowControl w:val="0"/>
              <w:autoSpaceDE w:val="0"/>
              <w:autoSpaceDN w:val="0"/>
              <w:adjustRightInd w:val="0"/>
              <w:jc w:val="both"/>
              <w:rPr>
                <w:color w:val="000000"/>
                <w:sz w:val="22"/>
                <w:szCs w:val="22"/>
              </w:rPr>
            </w:pPr>
          </w:p>
          <w:p w14:paraId="0CA1F2A1" w14:textId="77777777" w:rsidR="00662BBA" w:rsidRPr="00662BBA" w:rsidRDefault="00662BBA" w:rsidP="00824621">
            <w:pPr>
              <w:widowControl w:val="0"/>
              <w:autoSpaceDE w:val="0"/>
              <w:autoSpaceDN w:val="0"/>
              <w:adjustRightInd w:val="0"/>
              <w:jc w:val="both"/>
              <w:rPr>
                <w:color w:val="000000"/>
                <w:sz w:val="22"/>
                <w:szCs w:val="22"/>
              </w:rPr>
            </w:pPr>
          </w:p>
          <w:p w14:paraId="3BE5BB44" w14:textId="77777777" w:rsidR="00662BBA" w:rsidRPr="00662BBA" w:rsidRDefault="00662BBA" w:rsidP="00824621">
            <w:pPr>
              <w:widowControl w:val="0"/>
              <w:autoSpaceDE w:val="0"/>
              <w:autoSpaceDN w:val="0"/>
              <w:adjustRightInd w:val="0"/>
              <w:jc w:val="both"/>
              <w:rPr>
                <w:b/>
                <w:sz w:val="22"/>
                <w:szCs w:val="22"/>
              </w:rPr>
            </w:pPr>
            <w:r w:rsidRPr="00662BBA">
              <w:rPr>
                <w:color w:val="000000"/>
                <w:sz w:val="22"/>
                <w:szCs w:val="22"/>
              </w:rPr>
              <w:t>________________ Гнеушева Н.П.</w:t>
            </w:r>
          </w:p>
        </w:tc>
      </w:tr>
    </w:tbl>
    <w:p w14:paraId="6501C870" w14:textId="77777777" w:rsidR="00811615" w:rsidRPr="00662BBA" w:rsidRDefault="00811615" w:rsidP="00811615">
      <w:pPr>
        <w:rPr>
          <w:sz w:val="22"/>
          <w:szCs w:val="22"/>
        </w:rPr>
      </w:pPr>
    </w:p>
    <w:p w14:paraId="10734AE8" w14:textId="77777777" w:rsidR="00811615" w:rsidRPr="00662BBA" w:rsidRDefault="00811615" w:rsidP="00811615">
      <w:pPr>
        <w:ind w:firstLine="540"/>
        <w:jc w:val="center"/>
        <w:rPr>
          <w:b/>
          <w:sz w:val="22"/>
          <w:szCs w:val="22"/>
          <w:lang w:eastAsia="x-none"/>
        </w:rPr>
      </w:pPr>
    </w:p>
    <w:p w14:paraId="320D4E12" w14:textId="77777777" w:rsidR="00811615" w:rsidRPr="00662BBA" w:rsidRDefault="00811615" w:rsidP="00811615">
      <w:pPr>
        <w:ind w:firstLine="540"/>
        <w:jc w:val="center"/>
        <w:rPr>
          <w:b/>
          <w:sz w:val="22"/>
          <w:szCs w:val="22"/>
          <w:lang w:eastAsia="x-none"/>
        </w:rPr>
      </w:pPr>
    </w:p>
    <w:p w14:paraId="4378CD53" w14:textId="77777777" w:rsidR="00811615" w:rsidRPr="00662BBA" w:rsidRDefault="00811615" w:rsidP="00811615">
      <w:pPr>
        <w:ind w:firstLine="540"/>
        <w:jc w:val="center"/>
        <w:rPr>
          <w:b/>
          <w:sz w:val="22"/>
          <w:szCs w:val="22"/>
          <w:lang w:eastAsia="x-none"/>
        </w:rPr>
      </w:pPr>
    </w:p>
    <w:p w14:paraId="0C69B941" w14:textId="77777777" w:rsidR="00811615" w:rsidRPr="00662BBA" w:rsidRDefault="00811615" w:rsidP="00811615">
      <w:pPr>
        <w:ind w:firstLine="540"/>
        <w:jc w:val="center"/>
        <w:rPr>
          <w:b/>
          <w:sz w:val="22"/>
          <w:szCs w:val="22"/>
          <w:lang w:eastAsia="x-none"/>
        </w:rPr>
      </w:pPr>
    </w:p>
    <w:p w14:paraId="4EF4ACC2" w14:textId="77777777" w:rsidR="00811615" w:rsidRPr="00662BBA" w:rsidRDefault="00811615" w:rsidP="00811615">
      <w:pPr>
        <w:ind w:firstLine="540"/>
        <w:jc w:val="center"/>
        <w:rPr>
          <w:b/>
          <w:sz w:val="22"/>
          <w:szCs w:val="22"/>
          <w:lang w:eastAsia="x-none"/>
        </w:rPr>
      </w:pPr>
    </w:p>
    <w:p w14:paraId="1B946685" w14:textId="77777777" w:rsidR="00811615" w:rsidRPr="00662BBA" w:rsidRDefault="00811615" w:rsidP="00811615">
      <w:pPr>
        <w:ind w:firstLine="540"/>
        <w:jc w:val="center"/>
        <w:rPr>
          <w:b/>
          <w:sz w:val="22"/>
          <w:szCs w:val="22"/>
          <w:lang w:eastAsia="x-none"/>
        </w:rPr>
      </w:pPr>
    </w:p>
    <w:p w14:paraId="272DC034" w14:textId="77777777" w:rsidR="00811615" w:rsidRPr="00662BBA" w:rsidRDefault="00811615" w:rsidP="00811615">
      <w:pPr>
        <w:ind w:firstLine="540"/>
        <w:jc w:val="center"/>
        <w:rPr>
          <w:b/>
          <w:sz w:val="22"/>
          <w:szCs w:val="22"/>
          <w:lang w:eastAsia="x-none"/>
        </w:rPr>
      </w:pPr>
    </w:p>
    <w:p w14:paraId="21335419" w14:textId="77777777" w:rsidR="00811615" w:rsidRPr="00662BBA" w:rsidRDefault="00811615" w:rsidP="00811615">
      <w:pPr>
        <w:ind w:firstLine="540"/>
        <w:jc w:val="center"/>
        <w:rPr>
          <w:b/>
          <w:sz w:val="22"/>
          <w:szCs w:val="22"/>
          <w:lang w:eastAsia="x-none"/>
        </w:rPr>
      </w:pPr>
    </w:p>
    <w:p w14:paraId="492E0851" w14:textId="77777777" w:rsidR="00811615" w:rsidRPr="00662BBA" w:rsidRDefault="00811615" w:rsidP="00811615">
      <w:pPr>
        <w:ind w:firstLine="540"/>
        <w:jc w:val="center"/>
        <w:rPr>
          <w:b/>
          <w:sz w:val="22"/>
          <w:szCs w:val="22"/>
          <w:lang w:eastAsia="x-none"/>
        </w:rPr>
      </w:pPr>
    </w:p>
    <w:p w14:paraId="0601DEFA" w14:textId="77777777" w:rsidR="00811615" w:rsidRPr="00662BBA" w:rsidRDefault="00811615" w:rsidP="00811615">
      <w:pPr>
        <w:ind w:firstLine="540"/>
        <w:jc w:val="center"/>
        <w:rPr>
          <w:b/>
          <w:sz w:val="22"/>
          <w:szCs w:val="22"/>
          <w:lang w:eastAsia="x-none"/>
        </w:rPr>
      </w:pPr>
    </w:p>
    <w:p w14:paraId="10D3BE3E" w14:textId="77777777" w:rsidR="00811615" w:rsidRPr="00662BBA" w:rsidRDefault="00811615" w:rsidP="00811615">
      <w:pPr>
        <w:ind w:firstLine="540"/>
        <w:jc w:val="center"/>
        <w:rPr>
          <w:b/>
          <w:sz w:val="22"/>
          <w:szCs w:val="22"/>
          <w:lang w:eastAsia="x-none"/>
        </w:rPr>
      </w:pPr>
    </w:p>
    <w:p w14:paraId="26360473" w14:textId="77777777" w:rsidR="00811615" w:rsidRPr="00662BBA" w:rsidRDefault="00811615" w:rsidP="00811615">
      <w:pPr>
        <w:ind w:firstLine="540"/>
        <w:jc w:val="center"/>
        <w:rPr>
          <w:b/>
          <w:sz w:val="22"/>
          <w:szCs w:val="22"/>
          <w:lang w:eastAsia="x-none"/>
        </w:rPr>
      </w:pPr>
    </w:p>
    <w:p w14:paraId="015584E6" w14:textId="77777777" w:rsidR="00811615" w:rsidRPr="00662BBA" w:rsidRDefault="00811615" w:rsidP="00811615">
      <w:pPr>
        <w:ind w:firstLine="540"/>
        <w:jc w:val="center"/>
        <w:rPr>
          <w:b/>
          <w:sz w:val="22"/>
          <w:szCs w:val="22"/>
          <w:lang w:eastAsia="x-none"/>
        </w:rPr>
      </w:pPr>
    </w:p>
    <w:p w14:paraId="48D82C38" w14:textId="77777777" w:rsidR="00811615" w:rsidRPr="00662BBA" w:rsidRDefault="00811615" w:rsidP="00811615">
      <w:pPr>
        <w:ind w:firstLine="540"/>
        <w:jc w:val="center"/>
        <w:rPr>
          <w:b/>
          <w:sz w:val="22"/>
          <w:szCs w:val="22"/>
          <w:lang w:eastAsia="x-none"/>
        </w:rPr>
      </w:pPr>
    </w:p>
    <w:p w14:paraId="282530D2" w14:textId="77777777" w:rsidR="00811615" w:rsidRPr="00662BBA" w:rsidRDefault="00811615" w:rsidP="00811615">
      <w:pPr>
        <w:ind w:firstLine="540"/>
        <w:jc w:val="center"/>
        <w:rPr>
          <w:b/>
          <w:sz w:val="22"/>
          <w:szCs w:val="22"/>
          <w:lang w:eastAsia="x-none"/>
        </w:rPr>
      </w:pPr>
    </w:p>
    <w:p w14:paraId="35CEAA60" w14:textId="77777777" w:rsidR="00811615" w:rsidRPr="00662BBA" w:rsidRDefault="00811615" w:rsidP="00811615">
      <w:pPr>
        <w:ind w:firstLine="540"/>
        <w:jc w:val="center"/>
        <w:rPr>
          <w:b/>
          <w:sz w:val="22"/>
          <w:szCs w:val="22"/>
          <w:lang w:eastAsia="x-none"/>
        </w:rPr>
      </w:pPr>
    </w:p>
    <w:p w14:paraId="546B06A8" w14:textId="77777777" w:rsidR="00811615" w:rsidRPr="00662BBA" w:rsidRDefault="00811615" w:rsidP="00811615">
      <w:pPr>
        <w:ind w:firstLine="540"/>
        <w:jc w:val="center"/>
        <w:rPr>
          <w:b/>
          <w:sz w:val="22"/>
          <w:szCs w:val="22"/>
          <w:lang w:eastAsia="x-none"/>
        </w:rPr>
      </w:pPr>
    </w:p>
    <w:p w14:paraId="28EB3672" w14:textId="24C9A15E" w:rsidR="00811615" w:rsidRPr="00662BBA" w:rsidRDefault="00811615" w:rsidP="00811615">
      <w:pPr>
        <w:ind w:firstLine="540"/>
        <w:jc w:val="center"/>
        <w:rPr>
          <w:b/>
          <w:sz w:val="22"/>
          <w:szCs w:val="22"/>
          <w:lang w:eastAsia="x-none"/>
        </w:rPr>
      </w:pPr>
    </w:p>
    <w:p w14:paraId="66406724" w14:textId="7CB8536B" w:rsidR="00811615" w:rsidRPr="00662BBA" w:rsidRDefault="00811615" w:rsidP="00811615">
      <w:pPr>
        <w:ind w:firstLine="540"/>
        <w:jc w:val="center"/>
        <w:rPr>
          <w:b/>
          <w:sz w:val="22"/>
          <w:szCs w:val="22"/>
          <w:lang w:eastAsia="x-none"/>
        </w:rPr>
      </w:pPr>
    </w:p>
    <w:p w14:paraId="466521B0" w14:textId="77777777" w:rsidR="00DC4439" w:rsidRPr="00662BBA" w:rsidRDefault="00DC4439" w:rsidP="00811615">
      <w:pPr>
        <w:ind w:firstLine="540"/>
        <w:jc w:val="center"/>
        <w:rPr>
          <w:b/>
          <w:sz w:val="22"/>
          <w:szCs w:val="22"/>
          <w:lang w:eastAsia="x-none"/>
        </w:rPr>
      </w:pPr>
    </w:p>
    <w:p w14:paraId="62947DF7" w14:textId="77777777" w:rsidR="00811615" w:rsidRPr="00662BBA" w:rsidRDefault="00811615" w:rsidP="00811615">
      <w:pPr>
        <w:ind w:firstLine="540"/>
        <w:jc w:val="center"/>
        <w:rPr>
          <w:b/>
          <w:sz w:val="22"/>
          <w:szCs w:val="22"/>
          <w:lang w:eastAsia="x-none"/>
        </w:rPr>
      </w:pPr>
    </w:p>
    <w:p w14:paraId="75B162AA" w14:textId="77777777" w:rsidR="00811615" w:rsidRPr="00662BBA" w:rsidRDefault="00811615" w:rsidP="00811615">
      <w:pPr>
        <w:ind w:firstLine="540"/>
        <w:jc w:val="center"/>
        <w:rPr>
          <w:b/>
          <w:sz w:val="22"/>
          <w:szCs w:val="22"/>
          <w:lang w:eastAsia="x-none"/>
        </w:rPr>
      </w:pPr>
    </w:p>
    <w:p w14:paraId="31231037" w14:textId="0A3ADCB9" w:rsidR="00811615" w:rsidRPr="00662BBA" w:rsidRDefault="00811615" w:rsidP="001A3CE0">
      <w:pPr>
        <w:jc w:val="right"/>
        <w:rPr>
          <w:b/>
          <w:sz w:val="22"/>
          <w:szCs w:val="22"/>
        </w:rPr>
      </w:pPr>
      <w:r w:rsidRPr="00662BBA">
        <w:rPr>
          <w:b/>
          <w:sz w:val="22"/>
          <w:szCs w:val="22"/>
        </w:rPr>
        <w:t xml:space="preserve">Приложение № 4 к </w:t>
      </w:r>
      <w:r w:rsidRPr="00662BBA">
        <w:rPr>
          <w:b/>
          <w:sz w:val="22"/>
          <w:szCs w:val="22"/>
          <w:lang w:eastAsia="x-none"/>
        </w:rPr>
        <w:t xml:space="preserve">Договору возмездного оказания услуг </w:t>
      </w:r>
      <w:r w:rsidR="009E5201" w:rsidRPr="00662BBA">
        <w:rPr>
          <w:b/>
          <w:sz w:val="22"/>
          <w:szCs w:val="22"/>
        </w:rPr>
        <w:t>№А0112 от «23» июля 2025 г.</w:t>
      </w:r>
    </w:p>
    <w:p w14:paraId="2931DC95" w14:textId="77777777" w:rsidR="00811615" w:rsidRPr="00662BBA" w:rsidRDefault="00811615" w:rsidP="00811615">
      <w:pPr>
        <w:pStyle w:val="ConsPlusNormal"/>
        <w:jc w:val="right"/>
        <w:rPr>
          <w:rFonts w:ascii="Times New Roman" w:hAnsi="Times New Roman" w:cs="Times New Roman"/>
          <w:szCs w:val="22"/>
        </w:rPr>
      </w:pPr>
    </w:p>
    <w:p w14:paraId="78E8085B" w14:textId="77777777" w:rsidR="00811615" w:rsidRPr="00662BBA" w:rsidRDefault="00811615" w:rsidP="00811615">
      <w:pPr>
        <w:shd w:val="clear" w:color="auto" w:fill="FFFFFF"/>
        <w:jc w:val="center"/>
        <w:rPr>
          <w:sz w:val="22"/>
          <w:szCs w:val="22"/>
        </w:rPr>
      </w:pPr>
    </w:p>
    <w:p w14:paraId="78958F27" w14:textId="77777777" w:rsidR="00811615" w:rsidRPr="00662BBA" w:rsidRDefault="00811615" w:rsidP="00811615">
      <w:pPr>
        <w:shd w:val="clear" w:color="auto" w:fill="FFFFFF"/>
        <w:jc w:val="center"/>
        <w:rPr>
          <w:b/>
          <w:sz w:val="22"/>
          <w:szCs w:val="22"/>
        </w:rPr>
      </w:pPr>
      <w:r w:rsidRPr="00662BBA">
        <w:rPr>
          <w:b/>
          <w:sz w:val="22"/>
          <w:szCs w:val="22"/>
        </w:rPr>
        <w:t>АКТ (Форма)</w:t>
      </w:r>
    </w:p>
    <w:p w14:paraId="1CA1D45D" w14:textId="7676A617" w:rsidR="00811615" w:rsidRPr="00662BBA" w:rsidRDefault="00811615" w:rsidP="00811615">
      <w:pPr>
        <w:jc w:val="center"/>
        <w:rPr>
          <w:b/>
          <w:sz w:val="22"/>
          <w:szCs w:val="22"/>
        </w:rPr>
      </w:pPr>
      <w:r w:rsidRPr="00662BBA">
        <w:rPr>
          <w:b/>
          <w:sz w:val="22"/>
          <w:szCs w:val="22"/>
        </w:rPr>
        <w:t xml:space="preserve">к договору </w:t>
      </w:r>
      <w:r w:rsidRPr="00662BBA">
        <w:rPr>
          <w:b/>
          <w:sz w:val="22"/>
          <w:szCs w:val="22"/>
          <w:lang w:eastAsia="x-none"/>
        </w:rPr>
        <w:t>возмездного оказания услуг</w:t>
      </w:r>
      <w:r w:rsidRPr="00662BBA">
        <w:rPr>
          <w:b/>
          <w:sz w:val="22"/>
          <w:szCs w:val="22"/>
        </w:rPr>
        <w:t xml:space="preserve"> № ___ от «__» _____ 202</w:t>
      </w:r>
      <w:r w:rsidR="00662BBA" w:rsidRPr="00662BBA">
        <w:rPr>
          <w:b/>
          <w:sz w:val="22"/>
          <w:szCs w:val="22"/>
        </w:rPr>
        <w:t>5</w:t>
      </w:r>
      <w:r w:rsidRPr="00662BBA">
        <w:rPr>
          <w:b/>
          <w:sz w:val="22"/>
          <w:szCs w:val="22"/>
        </w:rPr>
        <w:t xml:space="preserve"> года</w:t>
      </w:r>
    </w:p>
    <w:p w14:paraId="075CBDBE" w14:textId="77777777" w:rsidR="00811615" w:rsidRPr="00662BBA" w:rsidRDefault="00811615" w:rsidP="00811615">
      <w:pPr>
        <w:ind w:hanging="627"/>
        <w:jc w:val="center"/>
        <w:rPr>
          <w:b/>
          <w:sz w:val="22"/>
          <w:szCs w:val="22"/>
        </w:rPr>
      </w:pPr>
    </w:p>
    <w:p w14:paraId="0BE7E038" w14:textId="576A77EF" w:rsidR="00811615" w:rsidRPr="00662BBA" w:rsidRDefault="00811615" w:rsidP="00811615">
      <w:pPr>
        <w:rPr>
          <w:sz w:val="22"/>
          <w:szCs w:val="22"/>
        </w:rPr>
      </w:pPr>
      <w:r w:rsidRPr="00662BBA">
        <w:rPr>
          <w:sz w:val="22"/>
          <w:szCs w:val="22"/>
        </w:rPr>
        <w:t xml:space="preserve">г. Москва                                                                   </w:t>
      </w:r>
      <w:r w:rsidRPr="00662BBA">
        <w:rPr>
          <w:sz w:val="22"/>
          <w:szCs w:val="22"/>
        </w:rPr>
        <w:tab/>
        <w:t xml:space="preserve">                                               </w:t>
      </w:r>
      <w:proofErr w:type="gramStart"/>
      <w:r w:rsidRPr="00662BBA">
        <w:rPr>
          <w:sz w:val="22"/>
          <w:szCs w:val="22"/>
        </w:rPr>
        <w:t xml:space="preserve">   «</w:t>
      </w:r>
      <w:proofErr w:type="gramEnd"/>
      <w:r w:rsidRPr="00662BBA">
        <w:rPr>
          <w:sz w:val="22"/>
          <w:szCs w:val="22"/>
        </w:rPr>
        <w:t>_</w:t>
      </w:r>
      <w:proofErr w:type="gramStart"/>
      <w:r w:rsidRPr="00662BBA">
        <w:rPr>
          <w:sz w:val="22"/>
          <w:szCs w:val="22"/>
        </w:rPr>
        <w:t>_»_</w:t>
      </w:r>
      <w:proofErr w:type="gramEnd"/>
      <w:r w:rsidRPr="00662BBA">
        <w:rPr>
          <w:sz w:val="22"/>
          <w:szCs w:val="22"/>
        </w:rPr>
        <w:t>______202</w:t>
      </w:r>
      <w:r w:rsidR="00662BBA" w:rsidRPr="00662BBA">
        <w:rPr>
          <w:sz w:val="22"/>
          <w:szCs w:val="22"/>
        </w:rPr>
        <w:t>5</w:t>
      </w:r>
      <w:r w:rsidRPr="00662BBA">
        <w:rPr>
          <w:sz w:val="22"/>
          <w:szCs w:val="22"/>
        </w:rPr>
        <w:t xml:space="preserve"> года</w:t>
      </w:r>
    </w:p>
    <w:p w14:paraId="59916EAD" w14:textId="77777777" w:rsidR="00811615" w:rsidRPr="00662BBA" w:rsidRDefault="00811615" w:rsidP="00811615">
      <w:pPr>
        <w:pStyle w:val="afd"/>
        <w:ind w:firstLine="567"/>
        <w:jc w:val="both"/>
        <w:rPr>
          <w:b/>
          <w:sz w:val="22"/>
          <w:szCs w:val="22"/>
        </w:rPr>
      </w:pPr>
    </w:p>
    <w:p w14:paraId="3B4FD4BD" w14:textId="11C38C3B" w:rsidR="00811615" w:rsidRPr="00662BBA" w:rsidRDefault="00811615" w:rsidP="00811615">
      <w:pPr>
        <w:jc w:val="both"/>
        <w:rPr>
          <w:sz w:val="22"/>
          <w:szCs w:val="22"/>
        </w:rPr>
      </w:pPr>
      <w:r w:rsidRPr="00662BBA">
        <w:rPr>
          <w:b/>
          <w:sz w:val="22"/>
          <w:szCs w:val="22"/>
        </w:rPr>
        <w:t>Автономная некоммерческая организация «</w:t>
      </w:r>
      <w:proofErr w:type="spellStart"/>
      <w:r w:rsidRPr="00662BBA">
        <w:rPr>
          <w:b/>
          <w:sz w:val="22"/>
          <w:szCs w:val="22"/>
        </w:rPr>
        <w:t>Таврида.Арт</w:t>
      </w:r>
      <w:proofErr w:type="spellEnd"/>
      <w:r w:rsidRPr="00662BBA">
        <w:rPr>
          <w:b/>
          <w:sz w:val="22"/>
          <w:szCs w:val="22"/>
        </w:rPr>
        <w:t>»</w:t>
      </w:r>
      <w:r w:rsidRPr="00662BBA">
        <w:rPr>
          <w:sz w:val="22"/>
          <w:szCs w:val="22"/>
        </w:rPr>
        <w:t xml:space="preserve">, именуемая в дальнейшем </w:t>
      </w:r>
      <w:r w:rsidRPr="00662BBA">
        <w:rPr>
          <w:b/>
          <w:sz w:val="22"/>
          <w:szCs w:val="22"/>
        </w:rPr>
        <w:t>«Заказчик»</w:t>
      </w:r>
      <w:r w:rsidRPr="00662BBA">
        <w:rPr>
          <w:sz w:val="22"/>
          <w:szCs w:val="22"/>
        </w:rPr>
        <w:t xml:space="preserve">, в лице </w:t>
      </w:r>
      <w:r w:rsidR="00662BBA" w:rsidRPr="00D11D19">
        <w:rPr>
          <w:sz w:val="22"/>
          <w:szCs w:val="22"/>
        </w:rPr>
        <w:t>руководителя департамента/продюсера фестиваля Чаплинской Виктории Сергеевны, действующего на основании доверенности от 17.12.2024 г. № 17-12-17</w:t>
      </w:r>
      <w:r w:rsidRPr="00662BBA">
        <w:rPr>
          <w:sz w:val="22"/>
          <w:szCs w:val="22"/>
        </w:rPr>
        <w:t xml:space="preserve">, с одной стороны, и </w:t>
      </w:r>
      <w:r w:rsidRPr="00662BBA">
        <w:rPr>
          <w:b/>
          <w:bCs/>
          <w:sz w:val="22"/>
          <w:szCs w:val="22"/>
        </w:rPr>
        <w:t>___</w:t>
      </w:r>
      <w:r w:rsidRPr="00662BBA">
        <w:rPr>
          <w:sz w:val="22"/>
          <w:szCs w:val="22"/>
        </w:rPr>
        <w:t xml:space="preserve">, именуемый в дальнейшем </w:t>
      </w:r>
      <w:r w:rsidRPr="00662BBA">
        <w:rPr>
          <w:b/>
          <w:sz w:val="22"/>
          <w:szCs w:val="22"/>
        </w:rPr>
        <w:t>«Исполнитель»</w:t>
      </w:r>
      <w:r w:rsidRPr="00662BBA">
        <w:rPr>
          <w:sz w:val="22"/>
          <w:szCs w:val="22"/>
        </w:rPr>
        <w:t xml:space="preserve">, </w:t>
      </w:r>
      <w:r w:rsidRPr="00662BBA">
        <w:rPr>
          <w:bCs/>
          <w:sz w:val="22"/>
          <w:szCs w:val="22"/>
        </w:rPr>
        <w:t>с другой стороны, совместно именуемые «Стороны»</w:t>
      </w:r>
      <w:r w:rsidRPr="00662BBA">
        <w:rPr>
          <w:sz w:val="22"/>
          <w:szCs w:val="22"/>
        </w:rPr>
        <w:t xml:space="preserve">, составили настоящий акт о том, что услуги по организации и проведению Мероприятия, оказаны качественно и в срок. </w:t>
      </w:r>
    </w:p>
    <w:p w14:paraId="00A1341A" w14:textId="77777777" w:rsidR="00811615" w:rsidRPr="00662BBA" w:rsidRDefault="00811615" w:rsidP="00811615">
      <w:pPr>
        <w:pStyle w:val="afd"/>
        <w:ind w:firstLine="567"/>
        <w:jc w:val="both"/>
        <w:rPr>
          <w:sz w:val="22"/>
          <w:szCs w:val="22"/>
        </w:rPr>
      </w:pPr>
      <w:r w:rsidRPr="00662BBA">
        <w:rPr>
          <w:sz w:val="22"/>
          <w:szCs w:val="22"/>
        </w:rPr>
        <w:t>Стороны претензий друг к другу не имеют.</w:t>
      </w:r>
    </w:p>
    <w:p w14:paraId="435869F7" w14:textId="77777777" w:rsidR="00811615" w:rsidRPr="00662BBA" w:rsidRDefault="00811615" w:rsidP="00811615">
      <w:pPr>
        <w:pStyle w:val="afd"/>
        <w:ind w:firstLine="567"/>
        <w:jc w:val="both"/>
        <w:rPr>
          <w:sz w:val="22"/>
          <w:szCs w:val="22"/>
        </w:rPr>
      </w:pPr>
      <w:r w:rsidRPr="00662BBA">
        <w:rPr>
          <w:sz w:val="22"/>
          <w:szCs w:val="22"/>
        </w:rPr>
        <w:t xml:space="preserve">Услуги оказаны на сумму </w:t>
      </w:r>
      <w:r w:rsidRPr="00662BBA">
        <w:rPr>
          <w:sz w:val="22"/>
          <w:szCs w:val="22"/>
          <w:lang w:bidi="ru-RU"/>
        </w:rPr>
        <w:t xml:space="preserve">______ </w:t>
      </w:r>
      <w:r w:rsidRPr="00662BBA">
        <w:rPr>
          <w:sz w:val="22"/>
          <w:szCs w:val="22"/>
        </w:rPr>
        <w:t>рублей 00 копеек. НДС не облагается в связи с применением Исполнителем УСН.</w:t>
      </w:r>
    </w:p>
    <w:p w14:paraId="31E5FC21" w14:textId="77777777" w:rsidR="00811615" w:rsidRPr="00662BBA" w:rsidRDefault="00811615" w:rsidP="00811615">
      <w:pPr>
        <w:pStyle w:val="ac"/>
        <w:tabs>
          <w:tab w:val="left" w:pos="851"/>
        </w:tabs>
        <w:suppressAutoHyphens/>
        <w:ind w:left="0" w:firstLine="567"/>
        <w:jc w:val="both"/>
        <w:textDirection w:val="btLr"/>
        <w:textAlignment w:val="top"/>
        <w:outlineLvl w:val="0"/>
        <w:rPr>
          <w:color w:val="000000"/>
          <w:sz w:val="22"/>
          <w:szCs w:val="22"/>
          <w:lang w:eastAsia="zh-CN"/>
        </w:rPr>
      </w:pPr>
      <w:r w:rsidRPr="00662BBA">
        <w:rPr>
          <w:color w:val="000000"/>
          <w:sz w:val="22"/>
          <w:szCs w:val="22"/>
          <w:lang w:eastAsia="zh-CN"/>
        </w:rPr>
        <w:t>Настоящий акт подписан в 2 (двух) подлинных экземплярах по одному для каждой из Сторон.</w:t>
      </w:r>
    </w:p>
    <w:p w14:paraId="5F06434C" w14:textId="77777777" w:rsidR="00811615" w:rsidRPr="00662BBA" w:rsidRDefault="00811615" w:rsidP="00811615">
      <w:pPr>
        <w:jc w:val="both"/>
        <w:rPr>
          <w:color w:val="000000"/>
          <w:sz w:val="22"/>
          <w:szCs w:val="22"/>
          <w:lang w:eastAsia="zh-CN"/>
        </w:rPr>
      </w:pPr>
    </w:p>
    <w:p w14:paraId="0E509520" w14:textId="77777777" w:rsidR="00811615" w:rsidRPr="00662BBA" w:rsidRDefault="00811615" w:rsidP="00811615">
      <w:pPr>
        <w:pStyle w:val="ac"/>
        <w:tabs>
          <w:tab w:val="left" w:pos="851"/>
        </w:tabs>
        <w:suppressAutoHyphens/>
        <w:ind w:left="0" w:firstLine="567"/>
        <w:jc w:val="both"/>
        <w:textDirection w:val="btLr"/>
        <w:textAlignment w:val="top"/>
        <w:outlineLvl w:val="0"/>
        <w:rPr>
          <w:color w:val="000000"/>
          <w:sz w:val="22"/>
          <w:szCs w:val="22"/>
          <w:lang w:eastAsia="zh-CN"/>
        </w:rPr>
      </w:pPr>
    </w:p>
    <w:tbl>
      <w:tblPr>
        <w:tblW w:w="9356" w:type="dxa"/>
        <w:tblInd w:w="108" w:type="dxa"/>
        <w:tblLayout w:type="fixed"/>
        <w:tblLook w:val="0000" w:firstRow="0" w:lastRow="0" w:firstColumn="0" w:lastColumn="0" w:noHBand="0" w:noVBand="0"/>
      </w:tblPr>
      <w:tblGrid>
        <w:gridCol w:w="4536"/>
        <w:gridCol w:w="4820"/>
      </w:tblGrid>
      <w:tr w:rsidR="00662BBA" w:rsidRPr="00662BBA" w14:paraId="1DE622C0" w14:textId="77777777" w:rsidTr="00824621">
        <w:trPr>
          <w:trHeight w:val="4253"/>
        </w:trPr>
        <w:tc>
          <w:tcPr>
            <w:tcW w:w="4536" w:type="dxa"/>
          </w:tcPr>
          <w:p w14:paraId="6A175CEF" w14:textId="77777777" w:rsidR="00662BBA" w:rsidRPr="00662BBA" w:rsidRDefault="00662BBA" w:rsidP="00824621">
            <w:pPr>
              <w:pStyle w:val="ac"/>
              <w:ind w:left="0"/>
              <w:rPr>
                <w:b/>
                <w:sz w:val="22"/>
                <w:szCs w:val="22"/>
              </w:rPr>
            </w:pPr>
            <w:r w:rsidRPr="00662BBA">
              <w:rPr>
                <w:b/>
                <w:sz w:val="22"/>
                <w:szCs w:val="22"/>
              </w:rPr>
              <w:t>Заказчик:</w:t>
            </w:r>
          </w:p>
          <w:p w14:paraId="1D5537EF" w14:textId="77777777" w:rsidR="00662BBA" w:rsidRPr="00662BBA" w:rsidRDefault="00662BBA" w:rsidP="00824621">
            <w:pPr>
              <w:pStyle w:val="ac"/>
              <w:ind w:left="0"/>
              <w:rPr>
                <w:b/>
                <w:sz w:val="22"/>
                <w:szCs w:val="22"/>
              </w:rPr>
            </w:pPr>
            <w:r w:rsidRPr="00662BBA">
              <w:rPr>
                <w:b/>
                <w:sz w:val="22"/>
                <w:szCs w:val="22"/>
              </w:rPr>
              <w:t>АНО «</w:t>
            </w:r>
            <w:proofErr w:type="spellStart"/>
            <w:r w:rsidRPr="00662BBA">
              <w:rPr>
                <w:b/>
                <w:sz w:val="22"/>
                <w:szCs w:val="22"/>
              </w:rPr>
              <w:t>Таврида.Арт</w:t>
            </w:r>
            <w:proofErr w:type="spellEnd"/>
            <w:r w:rsidRPr="00662BBA">
              <w:rPr>
                <w:b/>
                <w:sz w:val="22"/>
                <w:szCs w:val="22"/>
              </w:rPr>
              <w:t>»</w:t>
            </w:r>
          </w:p>
          <w:p w14:paraId="694F9002" w14:textId="77777777" w:rsidR="00662BBA" w:rsidRPr="00662BBA" w:rsidRDefault="00662BBA" w:rsidP="00824621">
            <w:pPr>
              <w:pStyle w:val="ac"/>
              <w:ind w:left="450"/>
              <w:rPr>
                <w:b/>
                <w:sz w:val="22"/>
                <w:szCs w:val="22"/>
              </w:rPr>
            </w:pPr>
          </w:p>
          <w:p w14:paraId="2C5481CE" w14:textId="77777777" w:rsidR="00662BBA" w:rsidRPr="00662BBA" w:rsidRDefault="00662BBA" w:rsidP="00824621">
            <w:pPr>
              <w:pStyle w:val="4"/>
              <w:spacing w:before="0" w:after="0"/>
              <w:rPr>
                <w:rFonts w:ascii="Times New Roman" w:eastAsia="Calibri" w:hAnsi="Times New Roman"/>
                <w:b w:val="0"/>
                <w:sz w:val="22"/>
                <w:szCs w:val="22"/>
                <w:lang w:eastAsia="en-US"/>
              </w:rPr>
            </w:pPr>
            <w:r w:rsidRPr="00662BBA">
              <w:rPr>
                <w:rFonts w:ascii="Times New Roman" w:eastAsia="Calibri" w:hAnsi="Times New Roman"/>
                <w:b w:val="0"/>
                <w:sz w:val="22"/>
                <w:szCs w:val="22"/>
                <w:lang w:eastAsia="en-US"/>
              </w:rPr>
              <w:t>Руководитель департамента/продюсер фестиваля</w:t>
            </w:r>
          </w:p>
          <w:p w14:paraId="410496F3" w14:textId="77777777" w:rsidR="00662BBA" w:rsidRPr="00662BBA" w:rsidRDefault="00662BBA" w:rsidP="00824621">
            <w:pPr>
              <w:pStyle w:val="ac"/>
              <w:ind w:left="450"/>
              <w:rPr>
                <w:rFonts w:eastAsia="Calibri"/>
                <w:sz w:val="22"/>
                <w:szCs w:val="22"/>
                <w:lang w:eastAsia="en-US"/>
              </w:rPr>
            </w:pPr>
          </w:p>
          <w:p w14:paraId="681FBD52" w14:textId="77777777" w:rsidR="00662BBA" w:rsidRPr="00662BBA" w:rsidRDefault="00662BBA" w:rsidP="00824621">
            <w:pPr>
              <w:pStyle w:val="ac"/>
              <w:ind w:left="450"/>
              <w:rPr>
                <w:rFonts w:eastAsia="Calibri"/>
                <w:sz w:val="22"/>
                <w:szCs w:val="22"/>
                <w:lang w:eastAsia="en-US"/>
              </w:rPr>
            </w:pPr>
          </w:p>
          <w:p w14:paraId="24AED2D9" w14:textId="77777777" w:rsidR="00662BBA" w:rsidRPr="00662BBA" w:rsidRDefault="00662BBA" w:rsidP="00824621">
            <w:pPr>
              <w:pStyle w:val="ac"/>
              <w:tabs>
                <w:tab w:val="left" w:pos="735"/>
              </w:tabs>
              <w:ind w:left="0"/>
              <w:rPr>
                <w:sz w:val="22"/>
                <w:szCs w:val="22"/>
              </w:rPr>
            </w:pPr>
            <w:r w:rsidRPr="00662BBA">
              <w:rPr>
                <w:sz w:val="22"/>
                <w:szCs w:val="22"/>
              </w:rPr>
              <w:t>__________________ Чаплинская В.С.</w:t>
            </w:r>
          </w:p>
          <w:p w14:paraId="61DBA36D" w14:textId="77777777" w:rsidR="00662BBA" w:rsidRPr="00662BBA" w:rsidRDefault="00662BBA" w:rsidP="00824621">
            <w:pPr>
              <w:rPr>
                <w:b/>
                <w:sz w:val="22"/>
                <w:szCs w:val="22"/>
              </w:rPr>
            </w:pPr>
            <w:r w:rsidRPr="00662BBA">
              <w:rPr>
                <w:sz w:val="22"/>
                <w:szCs w:val="22"/>
              </w:rPr>
              <w:t>М.П.</w:t>
            </w:r>
          </w:p>
        </w:tc>
        <w:tc>
          <w:tcPr>
            <w:tcW w:w="4820" w:type="dxa"/>
          </w:tcPr>
          <w:p w14:paraId="42196936" w14:textId="77777777" w:rsidR="00662BBA" w:rsidRPr="00662BBA" w:rsidRDefault="00662BBA" w:rsidP="00824621">
            <w:pPr>
              <w:widowControl w:val="0"/>
              <w:autoSpaceDE w:val="0"/>
              <w:autoSpaceDN w:val="0"/>
              <w:adjustRightInd w:val="0"/>
              <w:jc w:val="both"/>
              <w:rPr>
                <w:b/>
                <w:sz w:val="22"/>
                <w:szCs w:val="22"/>
              </w:rPr>
            </w:pPr>
            <w:r w:rsidRPr="00662BBA">
              <w:rPr>
                <w:b/>
                <w:sz w:val="22"/>
                <w:szCs w:val="22"/>
              </w:rPr>
              <w:t>Исполнитель:</w:t>
            </w:r>
          </w:p>
          <w:p w14:paraId="63E60393" w14:textId="77777777" w:rsidR="00662BBA" w:rsidRPr="00662BBA" w:rsidRDefault="00662BBA" w:rsidP="00824621">
            <w:pPr>
              <w:pStyle w:val="ac"/>
              <w:ind w:left="0"/>
              <w:rPr>
                <w:b/>
                <w:bCs/>
                <w:sz w:val="22"/>
                <w:szCs w:val="22"/>
              </w:rPr>
            </w:pPr>
            <w:r w:rsidRPr="00662BBA">
              <w:rPr>
                <w:b/>
                <w:bCs/>
                <w:sz w:val="22"/>
                <w:szCs w:val="22"/>
              </w:rPr>
              <w:t>Индивидуальный предприниматель Гнеушева Наталья Павловна</w:t>
            </w:r>
          </w:p>
          <w:p w14:paraId="0A23F8C5" w14:textId="77777777" w:rsidR="00662BBA" w:rsidRPr="00662BBA" w:rsidRDefault="00662BBA" w:rsidP="00824621">
            <w:pPr>
              <w:widowControl w:val="0"/>
              <w:autoSpaceDE w:val="0"/>
              <w:autoSpaceDN w:val="0"/>
              <w:adjustRightInd w:val="0"/>
              <w:jc w:val="both"/>
              <w:rPr>
                <w:color w:val="000000"/>
                <w:sz w:val="22"/>
                <w:szCs w:val="22"/>
              </w:rPr>
            </w:pPr>
          </w:p>
          <w:p w14:paraId="210B534B" w14:textId="77777777" w:rsidR="00662BBA" w:rsidRPr="00662BBA" w:rsidRDefault="00662BBA" w:rsidP="00824621">
            <w:pPr>
              <w:widowControl w:val="0"/>
              <w:autoSpaceDE w:val="0"/>
              <w:autoSpaceDN w:val="0"/>
              <w:adjustRightInd w:val="0"/>
              <w:jc w:val="both"/>
              <w:rPr>
                <w:color w:val="000000"/>
                <w:sz w:val="22"/>
                <w:szCs w:val="22"/>
              </w:rPr>
            </w:pPr>
          </w:p>
          <w:p w14:paraId="4A8720CA" w14:textId="77777777" w:rsidR="00662BBA" w:rsidRPr="00662BBA" w:rsidRDefault="00662BBA" w:rsidP="00824621">
            <w:pPr>
              <w:widowControl w:val="0"/>
              <w:autoSpaceDE w:val="0"/>
              <w:autoSpaceDN w:val="0"/>
              <w:adjustRightInd w:val="0"/>
              <w:jc w:val="both"/>
              <w:rPr>
                <w:color w:val="000000"/>
                <w:sz w:val="22"/>
                <w:szCs w:val="22"/>
              </w:rPr>
            </w:pPr>
          </w:p>
          <w:p w14:paraId="3D01B63B" w14:textId="77777777" w:rsidR="00662BBA" w:rsidRPr="00662BBA" w:rsidRDefault="00662BBA" w:rsidP="00824621">
            <w:pPr>
              <w:widowControl w:val="0"/>
              <w:autoSpaceDE w:val="0"/>
              <w:autoSpaceDN w:val="0"/>
              <w:adjustRightInd w:val="0"/>
              <w:jc w:val="both"/>
              <w:rPr>
                <w:color w:val="000000"/>
                <w:sz w:val="22"/>
                <w:szCs w:val="22"/>
              </w:rPr>
            </w:pPr>
          </w:p>
          <w:p w14:paraId="05B8CEE7" w14:textId="77777777" w:rsidR="00662BBA" w:rsidRPr="00662BBA" w:rsidRDefault="00662BBA" w:rsidP="00824621">
            <w:pPr>
              <w:widowControl w:val="0"/>
              <w:autoSpaceDE w:val="0"/>
              <w:autoSpaceDN w:val="0"/>
              <w:adjustRightInd w:val="0"/>
              <w:jc w:val="both"/>
              <w:rPr>
                <w:b/>
                <w:sz w:val="22"/>
                <w:szCs w:val="22"/>
              </w:rPr>
            </w:pPr>
            <w:r w:rsidRPr="00662BBA">
              <w:rPr>
                <w:color w:val="000000"/>
                <w:sz w:val="22"/>
                <w:szCs w:val="22"/>
              </w:rPr>
              <w:t>________________ Гнеушева Н.П.</w:t>
            </w:r>
          </w:p>
        </w:tc>
      </w:tr>
    </w:tbl>
    <w:p w14:paraId="6AA88AC6" w14:textId="2DECA233" w:rsidR="00FE61A9" w:rsidRPr="00662BBA" w:rsidRDefault="00FE61A9" w:rsidP="00DE391D">
      <w:pPr>
        <w:tabs>
          <w:tab w:val="left" w:pos="284"/>
          <w:tab w:val="left" w:pos="426"/>
        </w:tabs>
        <w:jc w:val="both"/>
        <w:rPr>
          <w:sz w:val="22"/>
          <w:szCs w:val="22"/>
        </w:rPr>
      </w:pPr>
    </w:p>
    <w:p w14:paraId="52A0028B" w14:textId="77777777" w:rsidR="00E9296F" w:rsidRPr="00662BBA" w:rsidRDefault="00E9296F" w:rsidP="00DE391D">
      <w:pPr>
        <w:tabs>
          <w:tab w:val="left" w:pos="284"/>
          <w:tab w:val="left" w:pos="426"/>
        </w:tabs>
        <w:jc w:val="both"/>
        <w:rPr>
          <w:sz w:val="22"/>
          <w:szCs w:val="22"/>
        </w:rPr>
      </w:pPr>
      <w:r w:rsidRPr="00662BBA">
        <w:rPr>
          <w:sz w:val="22"/>
          <w:szCs w:val="22"/>
        </w:rPr>
        <w:br w:type="page"/>
      </w:r>
    </w:p>
    <w:p w14:paraId="422F3DB7" w14:textId="18B4EC6E" w:rsidR="003C6F46" w:rsidRPr="00662BBA" w:rsidRDefault="00895AAF" w:rsidP="009E5201">
      <w:pPr>
        <w:pStyle w:val="ConsPlusNormal"/>
        <w:tabs>
          <w:tab w:val="left" w:pos="284"/>
          <w:tab w:val="left" w:pos="426"/>
        </w:tabs>
        <w:jc w:val="right"/>
        <w:rPr>
          <w:rFonts w:ascii="Times New Roman" w:hAnsi="Times New Roman" w:cs="Times New Roman"/>
          <w:b/>
          <w:i/>
          <w:szCs w:val="22"/>
        </w:rPr>
      </w:pPr>
      <w:r w:rsidRPr="00662BBA">
        <w:rPr>
          <w:rFonts w:ascii="Times New Roman" w:hAnsi="Times New Roman" w:cs="Times New Roman"/>
          <w:b/>
          <w:szCs w:val="22"/>
          <w:lang w:eastAsia="x-none"/>
        </w:rPr>
        <w:lastRenderedPageBreak/>
        <w:t xml:space="preserve">Приложение № </w:t>
      </w:r>
      <w:r w:rsidR="006D72EB" w:rsidRPr="00662BBA">
        <w:rPr>
          <w:rFonts w:ascii="Times New Roman" w:hAnsi="Times New Roman" w:cs="Times New Roman"/>
          <w:b/>
          <w:szCs w:val="22"/>
          <w:lang w:eastAsia="x-none"/>
        </w:rPr>
        <w:t xml:space="preserve">5 </w:t>
      </w:r>
      <w:r w:rsidRPr="00662BBA">
        <w:rPr>
          <w:rFonts w:ascii="Times New Roman" w:hAnsi="Times New Roman" w:cs="Times New Roman"/>
          <w:b/>
          <w:szCs w:val="22"/>
          <w:lang w:eastAsia="x-none"/>
        </w:rPr>
        <w:t xml:space="preserve">к Договору возмездного оказания услуг </w:t>
      </w:r>
      <w:r w:rsidR="009E5201" w:rsidRPr="00662BBA">
        <w:rPr>
          <w:rFonts w:ascii="Times New Roman" w:hAnsi="Times New Roman" w:cs="Times New Roman"/>
          <w:b/>
          <w:szCs w:val="22"/>
        </w:rPr>
        <w:t>№А0112 от «23» июля 2025 г.</w:t>
      </w:r>
    </w:p>
    <w:p w14:paraId="4BE74B0C" w14:textId="31F94094" w:rsidR="00305C62" w:rsidRPr="00662BBA" w:rsidRDefault="00305C62" w:rsidP="00895AAF">
      <w:pPr>
        <w:pStyle w:val="ConsPlusNormal"/>
        <w:tabs>
          <w:tab w:val="left" w:pos="284"/>
          <w:tab w:val="left" w:pos="426"/>
        </w:tabs>
        <w:jc w:val="center"/>
        <w:rPr>
          <w:rFonts w:ascii="Times New Roman" w:hAnsi="Times New Roman" w:cs="Times New Roman"/>
          <w:b/>
          <w:i/>
          <w:szCs w:val="22"/>
        </w:rPr>
      </w:pPr>
      <w:r w:rsidRPr="00662BBA">
        <w:rPr>
          <w:rFonts w:ascii="Times New Roman" w:hAnsi="Times New Roman" w:cs="Times New Roman"/>
          <w:b/>
          <w:i/>
          <w:szCs w:val="22"/>
        </w:rPr>
        <w:t>ФОРМА</w:t>
      </w:r>
    </w:p>
    <w:p w14:paraId="1D3CD82A" w14:textId="423D8B90" w:rsidR="00CA684F" w:rsidRPr="00662BBA" w:rsidRDefault="00CA684F" w:rsidP="00895AAF">
      <w:pPr>
        <w:pStyle w:val="ConsPlusNormal"/>
        <w:tabs>
          <w:tab w:val="left" w:pos="284"/>
          <w:tab w:val="left" w:pos="426"/>
        </w:tabs>
        <w:jc w:val="center"/>
        <w:rPr>
          <w:rFonts w:ascii="Times New Roman" w:hAnsi="Times New Roman" w:cs="Times New Roman"/>
          <w:szCs w:val="22"/>
        </w:rPr>
      </w:pPr>
    </w:p>
    <w:p w14:paraId="61E788EB" w14:textId="77777777" w:rsidR="00291A63" w:rsidRPr="00662BBA" w:rsidRDefault="00291A63" w:rsidP="00895AAF">
      <w:pPr>
        <w:tabs>
          <w:tab w:val="left" w:pos="284"/>
          <w:tab w:val="left" w:pos="426"/>
        </w:tabs>
        <w:jc w:val="center"/>
        <w:rPr>
          <w:b/>
          <w:sz w:val="22"/>
          <w:szCs w:val="22"/>
        </w:rPr>
      </w:pPr>
    </w:p>
    <w:p w14:paraId="27D1572A" w14:textId="152FB2B5" w:rsidR="00291A63" w:rsidRPr="00662BBA" w:rsidRDefault="00305C62" w:rsidP="00895AAF">
      <w:pPr>
        <w:tabs>
          <w:tab w:val="left" w:pos="284"/>
          <w:tab w:val="left" w:pos="426"/>
        </w:tabs>
        <w:jc w:val="center"/>
        <w:rPr>
          <w:b/>
          <w:sz w:val="22"/>
          <w:szCs w:val="22"/>
        </w:rPr>
      </w:pPr>
      <w:r w:rsidRPr="00662BBA">
        <w:rPr>
          <w:b/>
          <w:sz w:val="22"/>
          <w:szCs w:val="22"/>
        </w:rPr>
        <w:t>О</w:t>
      </w:r>
      <w:r w:rsidR="00291A63" w:rsidRPr="00662BBA">
        <w:rPr>
          <w:b/>
          <w:sz w:val="22"/>
          <w:szCs w:val="22"/>
        </w:rPr>
        <w:t>ТЧЕТ</w:t>
      </w:r>
    </w:p>
    <w:p w14:paraId="79F1168D" w14:textId="3CFA7E50" w:rsidR="00291A63" w:rsidRPr="00662BBA" w:rsidRDefault="00305C62" w:rsidP="00895AAF">
      <w:pPr>
        <w:tabs>
          <w:tab w:val="left" w:pos="284"/>
          <w:tab w:val="left" w:pos="426"/>
        </w:tabs>
        <w:jc w:val="center"/>
        <w:rPr>
          <w:b/>
          <w:sz w:val="22"/>
          <w:szCs w:val="22"/>
        </w:rPr>
      </w:pPr>
      <w:r w:rsidRPr="00662BBA">
        <w:rPr>
          <w:b/>
          <w:sz w:val="22"/>
          <w:szCs w:val="22"/>
        </w:rPr>
        <w:t>об оказанных услугах</w:t>
      </w:r>
    </w:p>
    <w:p w14:paraId="5816013E" w14:textId="2FE44406" w:rsidR="004644D9" w:rsidRPr="00662BBA" w:rsidRDefault="00305C62" w:rsidP="00895AAF">
      <w:pPr>
        <w:tabs>
          <w:tab w:val="left" w:pos="284"/>
          <w:tab w:val="left" w:pos="426"/>
        </w:tabs>
        <w:jc w:val="center"/>
        <w:rPr>
          <w:b/>
          <w:sz w:val="22"/>
          <w:szCs w:val="22"/>
        </w:rPr>
      </w:pPr>
      <w:r w:rsidRPr="00662BBA">
        <w:rPr>
          <w:b/>
          <w:sz w:val="22"/>
          <w:szCs w:val="22"/>
        </w:rPr>
        <w:t>по Д</w:t>
      </w:r>
      <w:r w:rsidR="004644D9" w:rsidRPr="00662BBA">
        <w:rPr>
          <w:b/>
          <w:sz w:val="22"/>
          <w:szCs w:val="22"/>
        </w:rPr>
        <w:t xml:space="preserve">оговору </w:t>
      </w:r>
      <w:r w:rsidR="00895AAF" w:rsidRPr="00662BBA">
        <w:rPr>
          <w:b/>
          <w:sz w:val="22"/>
          <w:szCs w:val="22"/>
        </w:rPr>
        <w:t>возмездного оказания услуг</w:t>
      </w:r>
      <w:r w:rsidR="004644D9" w:rsidRPr="00662BBA">
        <w:rPr>
          <w:b/>
          <w:sz w:val="22"/>
          <w:szCs w:val="22"/>
        </w:rPr>
        <w:t>№___ от «___» _______ 202</w:t>
      </w:r>
      <w:r w:rsidR="00662BBA" w:rsidRPr="00662BBA">
        <w:rPr>
          <w:b/>
          <w:sz w:val="22"/>
          <w:szCs w:val="22"/>
        </w:rPr>
        <w:t>5</w:t>
      </w:r>
      <w:r w:rsidR="004644D9" w:rsidRPr="00662BBA">
        <w:rPr>
          <w:b/>
          <w:sz w:val="22"/>
          <w:szCs w:val="22"/>
        </w:rPr>
        <w:t xml:space="preserve"> г.</w:t>
      </w:r>
    </w:p>
    <w:p w14:paraId="7D0DCAF2" w14:textId="77777777" w:rsidR="00291A63" w:rsidRPr="00662BBA" w:rsidRDefault="00291A63" w:rsidP="00DE391D">
      <w:pPr>
        <w:tabs>
          <w:tab w:val="left" w:pos="284"/>
          <w:tab w:val="left" w:pos="426"/>
        </w:tabs>
        <w:jc w:val="both"/>
        <w:rPr>
          <w:b/>
          <w:sz w:val="22"/>
          <w:szCs w:val="22"/>
        </w:rPr>
      </w:pPr>
    </w:p>
    <w:p w14:paraId="5F3A943E" w14:textId="77777777" w:rsidR="004644D9" w:rsidRPr="00662BBA" w:rsidRDefault="004644D9" w:rsidP="00DE391D">
      <w:pPr>
        <w:tabs>
          <w:tab w:val="left" w:pos="284"/>
          <w:tab w:val="left" w:pos="426"/>
        </w:tabs>
        <w:jc w:val="both"/>
        <w:rPr>
          <w:sz w:val="22"/>
          <w:szCs w:val="22"/>
        </w:rPr>
      </w:pPr>
    </w:p>
    <w:p w14:paraId="6555FDDD" w14:textId="56C5CC4E" w:rsidR="004644D9" w:rsidRPr="00662BBA" w:rsidRDefault="00305C62" w:rsidP="00DE391D">
      <w:pPr>
        <w:tabs>
          <w:tab w:val="left" w:pos="284"/>
          <w:tab w:val="left" w:pos="426"/>
        </w:tabs>
        <w:jc w:val="both"/>
        <w:rPr>
          <w:color w:val="333333"/>
          <w:sz w:val="22"/>
          <w:szCs w:val="22"/>
        </w:rPr>
      </w:pPr>
      <w:r w:rsidRPr="00662BBA">
        <w:rPr>
          <w:b/>
          <w:sz w:val="22"/>
          <w:szCs w:val="22"/>
        </w:rPr>
        <w:t>________________</w:t>
      </w:r>
      <w:r w:rsidR="004644D9" w:rsidRPr="00662BBA">
        <w:rPr>
          <w:b/>
          <w:sz w:val="22"/>
          <w:szCs w:val="22"/>
        </w:rPr>
        <w:t xml:space="preserve">______, </w:t>
      </w:r>
      <w:r w:rsidR="004644D9" w:rsidRPr="00662BBA">
        <w:rPr>
          <w:bCs/>
          <w:sz w:val="22"/>
          <w:szCs w:val="22"/>
        </w:rPr>
        <w:t>именуемый в дальнейшем</w:t>
      </w:r>
      <w:r w:rsidR="004644D9" w:rsidRPr="00662BBA">
        <w:rPr>
          <w:sz w:val="22"/>
          <w:szCs w:val="22"/>
        </w:rPr>
        <w:t xml:space="preserve"> </w:t>
      </w:r>
      <w:r w:rsidR="00D44250" w:rsidRPr="00662BBA">
        <w:rPr>
          <w:sz w:val="22"/>
          <w:szCs w:val="22"/>
        </w:rPr>
        <w:t>Исполнитель</w:t>
      </w:r>
      <w:r w:rsidR="004644D9" w:rsidRPr="00662BBA">
        <w:rPr>
          <w:sz w:val="22"/>
          <w:szCs w:val="22"/>
        </w:rPr>
        <w:t>, «___» ________ 202</w:t>
      </w:r>
      <w:r w:rsidR="00662BBA" w:rsidRPr="00662BBA">
        <w:rPr>
          <w:sz w:val="22"/>
          <w:szCs w:val="22"/>
        </w:rPr>
        <w:t>5</w:t>
      </w:r>
      <w:r w:rsidR="004644D9" w:rsidRPr="00662BBA">
        <w:rPr>
          <w:sz w:val="22"/>
          <w:szCs w:val="22"/>
        </w:rPr>
        <w:t xml:space="preserve"> года оказывал услуги по __________</w:t>
      </w:r>
      <w:r w:rsidR="00F212B2" w:rsidRPr="00662BBA">
        <w:rPr>
          <w:sz w:val="22"/>
          <w:szCs w:val="22"/>
        </w:rPr>
        <w:t>_____</w:t>
      </w:r>
      <w:r w:rsidR="00E60053" w:rsidRPr="00662BBA">
        <w:rPr>
          <w:sz w:val="22"/>
          <w:szCs w:val="22"/>
        </w:rPr>
        <w:t>___________________________</w:t>
      </w:r>
      <w:r w:rsidR="00F212B2" w:rsidRPr="00662BBA">
        <w:rPr>
          <w:sz w:val="22"/>
          <w:szCs w:val="22"/>
        </w:rPr>
        <w:t>______</w:t>
      </w:r>
      <w:r w:rsidR="004644D9" w:rsidRPr="00662BBA">
        <w:rPr>
          <w:sz w:val="22"/>
          <w:szCs w:val="22"/>
        </w:rPr>
        <w:t>____</w:t>
      </w:r>
      <w:r w:rsidR="004644D9" w:rsidRPr="00662BBA">
        <w:rPr>
          <w:color w:val="000000"/>
          <w:sz w:val="22"/>
          <w:szCs w:val="22"/>
        </w:rPr>
        <w:t xml:space="preserve"> </w:t>
      </w:r>
      <w:r w:rsidRPr="00662BBA">
        <w:rPr>
          <w:color w:val="000000"/>
          <w:sz w:val="22"/>
          <w:szCs w:val="22"/>
        </w:rPr>
        <w:t xml:space="preserve">в рамках </w:t>
      </w:r>
      <w:r w:rsidR="00CE6A72" w:rsidRPr="00662BBA">
        <w:rPr>
          <w:color w:val="000000"/>
          <w:sz w:val="22"/>
          <w:szCs w:val="22"/>
        </w:rPr>
        <w:t xml:space="preserve">подготовки к </w:t>
      </w:r>
      <w:r w:rsidRPr="00662BBA">
        <w:rPr>
          <w:color w:val="000000"/>
          <w:sz w:val="22"/>
          <w:szCs w:val="22"/>
        </w:rPr>
        <w:t>проведени</w:t>
      </w:r>
      <w:r w:rsidR="00CE6A72" w:rsidRPr="00662BBA">
        <w:rPr>
          <w:color w:val="000000"/>
          <w:sz w:val="22"/>
          <w:szCs w:val="22"/>
        </w:rPr>
        <w:t>ю</w:t>
      </w:r>
      <w:r w:rsidRPr="00662BBA">
        <w:rPr>
          <w:color w:val="000000"/>
          <w:sz w:val="22"/>
          <w:szCs w:val="22"/>
        </w:rPr>
        <w:t xml:space="preserve"> форума молодых деятелей культуры и искусств «Таврида»</w:t>
      </w:r>
      <w:r w:rsidRPr="00662BBA">
        <w:rPr>
          <w:color w:val="333333"/>
          <w:sz w:val="22"/>
          <w:szCs w:val="22"/>
        </w:rPr>
        <w:t>.</w:t>
      </w:r>
    </w:p>
    <w:p w14:paraId="3C8B7D4C" w14:textId="5B298E6F" w:rsidR="00305C62" w:rsidRPr="00662BBA" w:rsidRDefault="007A7A6D" w:rsidP="00DE391D">
      <w:pPr>
        <w:tabs>
          <w:tab w:val="left" w:pos="284"/>
          <w:tab w:val="left" w:pos="426"/>
        </w:tabs>
        <w:jc w:val="both"/>
        <w:rPr>
          <w:color w:val="333333"/>
          <w:sz w:val="22"/>
          <w:szCs w:val="22"/>
        </w:rPr>
      </w:pPr>
      <w:r w:rsidRPr="00662BBA">
        <w:rPr>
          <w:color w:val="333333"/>
          <w:sz w:val="22"/>
          <w:szCs w:val="22"/>
        </w:rPr>
        <w:t>Период оказания услуг</w:t>
      </w:r>
      <w:r w:rsidR="00305C62" w:rsidRPr="00662BBA">
        <w:rPr>
          <w:color w:val="333333"/>
          <w:sz w:val="22"/>
          <w:szCs w:val="22"/>
        </w:rPr>
        <w:t>:</w:t>
      </w:r>
      <w:r w:rsidR="00A54217" w:rsidRPr="00662BBA">
        <w:rPr>
          <w:color w:val="333333"/>
          <w:sz w:val="22"/>
          <w:szCs w:val="22"/>
        </w:rPr>
        <w:t xml:space="preserve"> ________________</w:t>
      </w:r>
    </w:p>
    <w:p w14:paraId="2EF90458" w14:textId="77777777" w:rsidR="004644D9" w:rsidRPr="00662BBA" w:rsidRDefault="004644D9" w:rsidP="00DE391D">
      <w:pPr>
        <w:tabs>
          <w:tab w:val="left" w:pos="284"/>
          <w:tab w:val="left" w:pos="426"/>
        </w:tabs>
        <w:jc w:val="both"/>
        <w:rPr>
          <w:sz w:val="22"/>
          <w:szCs w:val="22"/>
        </w:rPr>
      </w:pPr>
    </w:p>
    <w:p w14:paraId="22285D84" w14:textId="27F017AE" w:rsidR="004644D9" w:rsidRPr="00662BBA" w:rsidRDefault="00CE6A72" w:rsidP="00DE391D">
      <w:pPr>
        <w:tabs>
          <w:tab w:val="left" w:pos="284"/>
          <w:tab w:val="left" w:pos="426"/>
        </w:tabs>
        <w:jc w:val="both"/>
        <w:rPr>
          <w:sz w:val="22"/>
          <w:szCs w:val="22"/>
        </w:rPr>
      </w:pPr>
      <w:r w:rsidRPr="00662BBA">
        <w:rPr>
          <w:noProof/>
          <w:sz w:val="22"/>
          <w:szCs w:val="22"/>
        </w:rPr>
        <mc:AlternateContent>
          <mc:Choice Requires="wps">
            <w:drawing>
              <wp:anchor distT="0" distB="0" distL="114300" distR="114300" simplePos="0" relativeHeight="251661312" behindDoc="1" locked="0" layoutInCell="1" allowOverlap="1" wp14:anchorId="78C5F74E" wp14:editId="0A6AA9A0">
                <wp:simplePos x="0" y="0"/>
                <wp:positionH relativeFrom="margin">
                  <wp:posOffset>-609600</wp:posOffset>
                </wp:positionH>
                <wp:positionV relativeFrom="paragraph">
                  <wp:posOffset>283210</wp:posOffset>
                </wp:positionV>
                <wp:extent cx="6404610" cy="1241425"/>
                <wp:effectExtent l="0" t="0" r="0" b="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951022">
                          <a:off x="0" y="0"/>
                          <a:ext cx="6404610" cy="1241425"/>
                        </a:xfrm>
                        <a:prstGeom prst="rect">
                          <a:avLst/>
                        </a:prstGeom>
                        <a:extLst>
                          <a:ext uri="{AF507438-7753-43E0-B8FC-AC1667EBCBE1}">
                            <a14:hiddenEffects xmlns:a14="http://schemas.microsoft.com/office/drawing/2010/main">
                              <a:effectLst/>
                            </a14:hiddenEffects>
                          </a:ext>
                        </a:extLst>
                      </wps:spPr>
                      <wps:txbx>
                        <w:txbxContent>
                          <w:p w14:paraId="1923E887" w14:textId="77777777" w:rsidR="00CE6A72" w:rsidRDefault="00CE6A72" w:rsidP="00CE6A72">
                            <w:pPr>
                              <w:pStyle w:val="af2"/>
                              <w:jc w:val="center"/>
                            </w:pPr>
                            <w:r w:rsidRPr="000536B4">
                              <w:rPr>
                                <w:rFonts w:ascii="Arial Black" w:hAnsi="Arial Black"/>
                                <w:color w:val="D9D9D9"/>
                                <w:sz w:val="108"/>
                                <w:szCs w:val="108"/>
                              </w:rPr>
                              <w:t>ФОРМА</w:t>
                            </w:r>
                          </w:p>
                        </w:txbxContent>
                      </wps:txbx>
                      <wps:bodyPr wrap="square" numCol="1" fromWordArt="1">
                        <a:prstTxWarp prst="textSlantUp">
                          <a:avLst>
                            <a:gd name="adj" fmla="val 25318"/>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C5F74E" id="_x0000_t202" coordsize="21600,21600" o:spt="202" path="m,l,21600r21600,l21600,xe">
                <v:stroke joinstyle="miter"/>
                <v:path gradientshapeok="t" o:connecttype="rect"/>
              </v:shapetype>
              <v:shape id="Надпись 1" o:spid="_x0000_s1026" type="#_x0000_t202" style="position:absolute;left:0;text-align:left;margin-left:-48pt;margin-top:22.3pt;width:504.3pt;height:97.75pt;rotation:-1801124fd;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" filled="f" stroked="f">
                <o:lock v:ext="edit" shapetype="t"/>
                <v:textbox>
                  <w:txbxContent>
                    <w:p w14:paraId="1923E887" w14:textId="77777777" w:rsidR="00CE6A72" w:rsidRDefault="00CE6A72" w:rsidP="00CE6A72">
                      <w:pPr>
                        <w:pStyle w:val="af2"/>
                        <w:jc w:val="center"/>
                      </w:pPr>
                      <w:r w:rsidRPr="000536B4">
                        <w:rPr>
                          <w:rFonts w:ascii="Arial Black" w:hAnsi="Arial Black"/>
                          <w:color w:val="D9D9D9"/>
                          <w:sz w:val="108"/>
                          <w:szCs w:val="108"/>
                        </w:rPr>
                        <w:t>ФОРМА</w:t>
                      </w:r>
                    </w:p>
                  </w:txbxContent>
                </v:textbox>
                <w10:wrap anchorx="margin"/>
              </v:shape>
            </w:pict>
          </mc:Fallback>
        </mc:AlternateContent>
      </w:r>
      <w:r w:rsidR="004644D9" w:rsidRPr="00662BBA">
        <w:rPr>
          <w:sz w:val="22"/>
          <w:szCs w:val="22"/>
        </w:rPr>
        <w:t>Фото- и видеоматериалы расположены по ссылке: ________________________</w:t>
      </w:r>
    </w:p>
    <w:p w14:paraId="0198579D" w14:textId="416F49FA" w:rsidR="004644D9" w:rsidRPr="00662BBA" w:rsidRDefault="004644D9" w:rsidP="00DE391D">
      <w:pPr>
        <w:tabs>
          <w:tab w:val="left" w:pos="284"/>
          <w:tab w:val="left" w:pos="426"/>
        </w:tabs>
        <w:jc w:val="both"/>
        <w:rPr>
          <w:sz w:val="22"/>
          <w:szCs w:val="22"/>
        </w:rPr>
      </w:pPr>
      <w:r w:rsidRPr="00662BBA">
        <w:rPr>
          <w:sz w:val="22"/>
          <w:szCs w:val="22"/>
        </w:rPr>
        <w:t xml:space="preserve">Рабочие, отчетные документы, скриншоты, подтверждающие факт оказания услуг, приложены. </w:t>
      </w:r>
    </w:p>
    <w:p w14:paraId="4C65E086" w14:textId="7602CCA1" w:rsidR="004644D9" w:rsidRPr="00662BBA" w:rsidRDefault="004644D9" w:rsidP="00DE391D">
      <w:pPr>
        <w:tabs>
          <w:tab w:val="left" w:pos="284"/>
          <w:tab w:val="left" w:pos="426"/>
        </w:tabs>
        <w:jc w:val="both"/>
        <w:rPr>
          <w:sz w:val="22"/>
          <w:szCs w:val="22"/>
        </w:rPr>
      </w:pPr>
    </w:p>
    <w:p w14:paraId="05AF0C28" w14:textId="14402362" w:rsidR="00955B17" w:rsidRPr="00662BBA" w:rsidRDefault="00955B17" w:rsidP="00DE391D">
      <w:pPr>
        <w:tabs>
          <w:tab w:val="left" w:pos="284"/>
          <w:tab w:val="left" w:pos="426"/>
        </w:tabs>
        <w:jc w:val="both"/>
        <w:rPr>
          <w:sz w:val="22"/>
          <w:szCs w:val="22"/>
        </w:rPr>
      </w:pPr>
    </w:p>
    <w:p w14:paraId="7B636140" w14:textId="0058DF55" w:rsidR="004644D9" w:rsidRPr="00662BBA" w:rsidRDefault="004644D9" w:rsidP="00DE391D">
      <w:pPr>
        <w:tabs>
          <w:tab w:val="left" w:pos="284"/>
          <w:tab w:val="left" w:pos="426"/>
        </w:tabs>
        <w:jc w:val="both"/>
        <w:rPr>
          <w:sz w:val="22"/>
          <w:szCs w:val="22"/>
        </w:rPr>
      </w:pPr>
      <w:r w:rsidRPr="00662BBA">
        <w:rPr>
          <w:sz w:val="22"/>
          <w:szCs w:val="22"/>
        </w:rPr>
        <w:t>Составил отчет:</w:t>
      </w:r>
    </w:p>
    <w:p w14:paraId="2E96C11F" w14:textId="354641A7" w:rsidR="004644D9" w:rsidRPr="00662BBA" w:rsidRDefault="004644D9" w:rsidP="00DE391D">
      <w:pPr>
        <w:tabs>
          <w:tab w:val="left" w:pos="284"/>
          <w:tab w:val="left" w:pos="426"/>
        </w:tabs>
        <w:contextualSpacing/>
        <w:jc w:val="both"/>
        <w:rPr>
          <w:rFonts w:eastAsia="Calibri"/>
          <w:sz w:val="22"/>
          <w:szCs w:val="22"/>
        </w:rPr>
      </w:pPr>
      <w:r w:rsidRPr="00662BBA">
        <w:rPr>
          <w:rFonts w:eastAsia="Calibri"/>
          <w:sz w:val="22"/>
          <w:szCs w:val="22"/>
        </w:rPr>
        <w:t>______________________</w:t>
      </w:r>
    </w:p>
    <w:p w14:paraId="687B9940" w14:textId="17E0D8F6" w:rsidR="004644D9" w:rsidRPr="00662BBA" w:rsidRDefault="004644D9" w:rsidP="00DE391D">
      <w:pPr>
        <w:tabs>
          <w:tab w:val="left" w:pos="284"/>
          <w:tab w:val="left" w:pos="426"/>
        </w:tabs>
        <w:contextualSpacing/>
        <w:jc w:val="both"/>
        <w:rPr>
          <w:i/>
          <w:sz w:val="22"/>
          <w:szCs w:val="22"/>
        </w:rPr>
      </w:pPr>
      <w:r w:rsidRPr="00662BBA">
        <w:rPr>
          <w:i/>
          <w:sz w:val="22"/>
          <w:szCs w:val="22"/>
        </w:rPr>
        <w:t xml:space="preserve">                   Ф.И.О.</w:t>
      </w:r>
      <w:r w:rsidR="00CE6A72" w:rsidRPr="00662BBA">
        <w:rPr>
          <w:noProof/>
          <w:sz w:val="22"/>
          <w:szCs w:val="22"/>
        </w:rPr>
        <w:t xml:space="preserve"> </w:t>
      </w:r>
    </w:p>
    <w:p w14:paraId="68B32808" w14:textId="77777777" w:rsidR="004644D9" w:rsidRPr="00662BBA" w:rsidRDefault="004644D9" w:rsidP="00DE391D">
      <w:pPr>
        <w:tabs>
          <w:tab w:val="left" w:pos="284"/>
          <w:tab w:val="left" w:pos="426"/>
        </w:tabs>
        <w:contextualSpacing/>
        <w:jc w:val="both"/>
        <w:rPr>
          <w:sz w:val="22"/>
          <w:szCs w:val="22"/>
        </w:rPr>
      </w:pPr>
    </w:p>
    <w:p w14:paraId="5C8D8009" w14:textId="77777777" w:rsidR="00955B17" w:rsidRPr="00662BBA" w:rsidRDefault="00955B17" w:rsidP="00DE391D">
      <w:pPr>
        <w:tabs>
          <w:tab w:val="left" w:pos="284"/>
          <w:tab w:val="left" w:pos="426"/>
        </w:tabs>
        <w:contextualSpacing/>
        <w:jc w:val="both"/>
        <w:rPr>
          <w:iCs/>
          <w:sz w:val="22"/>
          <w:szCs w:val="22"/>
        </w:rPr>
      </w:pPr>
    </w:p>
    <w:p w14:paraId="3C139771" w14:textId="27720744" w:rsidR="004644D9" w:rsidRPr="00662BBA" w:rsidRDefault="00D44250" w:rsidP="00DE391D">
      <w:pPr>
        <w:tabs>
          <w:tab w:val="left" w:pos="284"/>
          <w:tab w:val="left" w:pos="426"/>
        </w:tabs>
        <w:contextualSpacing/>
        <w:jc w:val="both"/>
        <w:rPr>
          <w:sz w:val="22"/>
          <w:szCs w:val="22"/>
        </w:rPr>
      </w:pPr>
      <w:r w:rsidRPr="00662BBA">
        <w:rPr>
          <w:iCs/>
          <w:sz w:val="22"/>
          <w:szCs w:val="22"/>
        </w:rPr>
        <w:t>Исполнитель</w:t>
      </w:r>
      <w:r w:rsidR="000B4D63" w:rsidRPr="00662BBA">
        <w:rPr>
          <w:iCs/>
          <w:sz w:val="22"/>
          <w:szCs w:val="22"/>
        </w:rPr>
        <w:t>:</w:t>
      </w:r>
      <w:r w:rsidR="004644D9" w:rsidRPr="00662BBA">
        <w:rPr>
          <w:sz w:val="22"/>
          <w:szCs w:val="22"/>
        </w:rPr>
        <w:tab/>
      </w:r>
      <w:r w:rsidR="004644D9" w:rsidRPr="00662BBA">
        <w:rPr>
          <w:sz w:val="22"/>
          <w:szCs w:val="22"/>
        </w:rPr>
        <w:tab/>
        <w:t xml:space="preserve">                                                                   </w:t>
      </w:r>
    </w:p>
    <w:p w14:paraId="56A5B067" w14:textId="77777777" w:rsidR="004644D9" w:rsidRPr="00662BBA" w:rsidRDefault="004644D9" w:rsidP="00DE391D">
      <w:pPr>
        <w:tabs>
          <w:tab w:val="left" w:pos="284"/>
          <w:tab w:val="left" w:pos="426"/>
        </w:tabs>
        <w:contextualSpacing/>
        <w:jc w:val="both"/>
        <w:rPr>
          <w:sz w:val="22"/>
          <w:szCs w:val="22"/>
        </w:rPr>
      </w:pPr>
      <w:r w:rsidRPr="00662BBA">
        <w:rPr>
          <w:sz w:val="22"/>
          <w:szCs w:val="22"/>
        </w:rPr>
        <w:t xml:space="preserve">                                                                                                                                           </w:t>
      </w:r>
    </w:p>
    <w:p w14:paraId="5B27E0EA" w14:textId="67D1B77D" w:rsidR="004644D9" w:rsidRPr="00662BBA" w:rsidRDefault="004644D9" w:rsidP="00DE391D">
      <w:pPr>
        <w:tabs>
          <w:tab w:val="left" w:pos="284"/>
          <w:tab w:val="left" w:pos="426"/>
        </w:tabs>
        <w:contextualSpacing/>
        <w:jc w:val="both"/>
        <w:rPr>
          <w:i/>
          <w:sz w:val="22"/>
          <w:szCs w:val="22"/>
        </w:rPr>
      </w:pPr>
      <w:r w:rsidRPr="00662BBA">
        <w:rPr>
          <w:sz w:val="22"/>
          <w:szCs w:val="22"/>
        </w:rPr>
        <w:t xml:space="preserve">                                                                                           _______________ __________</w:t>
      </w:r>
      <w:r w:rsidRPr="00662BBA">
        <w:rPr>
          <w:sz w:val="22"/>
          <w:szCs w:val="22"/>
        </w:rPr>
        <w:br/>
      </w:r>
      <w:r w:rsidRPr="00662BBA">
        <w:rPr>
          <w:sz w:val="22"/>
          <w:szCs w:val="22"/>
        </w:rPr>
        <w:tab/>
      </w:r>
      <w:r w:rsidRPr="00662BBA">
        <w:rPr>
          <w:sz w:val="22"/>
          <w:szCs w:val="22"/>
        </w:rPr>
        <w:tab/>
      </w:r>
      <w:r w:rsidRPr="00662BBA">
        <w:rPr>
          <w:sz w:val="22"/>
          <w:szCs w:val="22"/>
        </w:rPr>
        <w:tab/>
      </w:r>
      <w:r w:rsidRPr="00662BBA">
        <w:rPr>
          <w:sz w:val="22"/>
          <w:szCs w:val="22"/>
        </w:rPr>
        <w:tab/>
        <w:t xml:space="preserve">            </w:t>
      </w:r>
      <w:r w:rsidR="000B4D63" w:rsidRPr="00662BBA">
        <w:rPr>
          <w:sz w:val="22"/>
          <w:szCs w:val="22"/>
        </w:rPr>
        <w:t xml:space="preserve">       </w:t>
      </w:r>
      <w:r w:rsidRPr="00662BBA">
        <w:rPr>
          <w:sz w:val="22"/>
          <w:szCs w:val="22"/>
        </w:rPr>
        <w:t xml:space="preserve">   </w:t>
      </w:r>
      <w:r w:rsidRPr="00662BBA">
        <w:rPr>
          <w:i/>
          <w:sz w:val="22"/>
          <w:szCs w:val="22"/>
        </w:rPr>
        <w:t>подпись               дата</w:t>
      </w:r>
    </w:p>
    <w:p w14:paraId="312ADF64" w14:textId="77777777" w:rsidR="00955B17" w:rsidRPr="00662BBA" w:rsidRDefault="00955B17" w:rsidP="00DE391D">
      <w:pPr>
        <w:tabs>
          <w:tab w:val="left" w:pos="284"/>
          <w:tab w:val="left" w:pos="426"/>
        </w:tabs>
        <w:jc w:val="both"/>
        <w:rPr>
          <w:sz w:val="22"/>
          <w:szCs w:val="22"/>
        </w:rPr>
      </w:pPr>
    </w:p>
    <w:p w14:paraId="23EC5676" w14:textId="3B75CC49" w:rsidR="004644D9" w:rsidRPr="00662BBA" w:rsidRDefault="004644D9" w:rsidP="00DE391D">
      <w:pPr>
        <w:tabs>
          <w:tab w:val="left" w:pos="284"/>
          <w:tab w:val="left" w:pos="426"/>
        </w:tabs>
        <w:jc w:val="both"/>
        <w:rPr>
          <w:sz w:val="22"/>
          <w:szCs w:val="22"/>
        </w:rPr>
      </w:pPr>
      <w:r w:rsidRPr="00662BBA">
        <w:rPr>
          <w:sz w:val="22"/>
          <w:szCs w:val="22"/>
        </w:rPr>
        <w:t>Согласовано:</w:t>
      </w:r>
    </w:p>
    <w:p w14:paraId="5EC58076" w14:textId="04EF2FD5" w:rsidR="000B4D63" w:rsidRPr="00662BBA" w:rsidRDefault="004644D9" w:rsidP="00DE391D">
      <w:pPr>
        <w:tabs>
          <w:tab w:val="left" w:pos="284"/>
          <w:tab w:val="left" w:pos="426"/>
        </w:tabs>
        <w:contextualSpacing/>
        <w:jc w:val="both"/>
        <w:rPr>
          <w:sz w:val="22"/>
          <w:szCs w:val="22"/>
        </w:rPr>
      </w:pPr>
      <w:r w:rsidRPr="00662BBA">
        <w:rPr>
          <w:sz w:val="22"/>
          <w:szCs w:val="22"/>
        </w:rPr>
        <w:t>АНО «</w:t>
      </w:r>
      <w:proofErr w:type="spellStart"/>
      <w:r w:rsidR="00440295" w:rsidRPr="00662BBA">
        <w:rPr>
          <w:sz w:val="22"/>
          <w:szCs w:val="22"/>
        </w:rPr>
        <w:t>Таврида.Арт</w:t>
      </w:r>
      <w:proofErr w:type="spellEnd"/>
      <w:r w:rsidRPr="00662BBA">
        <w:rPr>
          <w:sz w:val="22"/>
          <w:szCs w:val="22"/>
        </w:rPr>
        <w:t>»</w:t>
      </w:r>
    </w:p>
    <w:p w14:paraId="5726A34E" w14:textId="60560332" w:rsidR="004644D9" w:rsidRPr="00662BBA" w:rsidRDefault="004644D9" w:rsidP="00DE391D">
      <w:pPr>
        <w:tabs>
          <w:tab w:val="left" w:pos="284"/>
          <w:tab w:val="left" w:pos="426"/>
        </w:tabs>
        <w:contextualSpacing/>
        <w:jc w:val="both"/>
        <w:rPr>
          <w:sz w:val="22"/>
          <w:szCs w:val="22"/>
        </w:rPr>
      </w:pPr>
      <w:r w:rsidRPr="00662BBA">
        <w:rPr>
          <w:sz w:val="22"/>
          <w:szCs w:val="22"/>
        </w:rPr>
        <w:tab/>
        <w:t xml:space="preserve">          </w:t>
      </w:r>
    </w:p>
    <w:p w14:paraId="0053C945" w14:textId="34A1CFDF" w:rsidR="004644D9" w:rsidRPr="00662BBA" w:rsidRDefault="004644D9" w:rsidP="00DE391D">
      <w:pPr>
        <w:tabs>
          <w:tab w:val="left" w:pos="284"/>
          <w:tab w:val="left" w:pos="426"/>
        </w:tabs>
        <w:jc w:val="both"/>
        <w:rPr>
          <w:i/>
          <w:sz w:val="22"/>
          <w:szCs w:val="22"/>
        </w:rPr>
      </w:pPr>
      <w:r w:rsidRPr="00662BBA">
        <w:rPr>
          <w:sz w:val="22"/>
          <w:szCs w:val="22"/>
        </w:rPr>
        <w:t xml:space="preserve"> _______________________                                             _______________ __________</w:t>
      </w:r>
      <w:r w:rsidRPr="00662BBA">
        <w:rPr>
          <w:sz w:val="22"/>
          <w:szCs w:val="22"/>
        </w:rPr>
        <w:br/>
      </w:r>
      <w:r w:rsidRPr="00662BBA">
        <w:rPr>
          <w:i/>
          <w:sz w:val="22"/>
          <w:szCs w:val="22"/>
        </w:rPr>
        <w:t xml:space="preserve">                     Ф.И.О.                                                         </w:t>
      </w:r>
      <w:r w:rsidR="000B4D63" w:rsidRPr="00662BBA">
        <w:rPr>
          <w:i/>
          <w:sz w:val="22"/>
          <w:szCs w:val="22"/>
        </w:rPr>
        <w:t xml:space="preserve">                     </w:t>
      </w:r>
      <w:r w:rsidRPr="00662BBA">
        <w:rPr>
          <w:i/>
          <w:sz w:val="22"/>
          <w:szCs w:val="22"/>
        </w:rPr>
        <w:t xml:space="preserve">                подпись               дата</w:t>
      </w:r>
    </w:p>
    <w:p w14:paraId="295D1F0E" w14:textId="77777777" w:rsidR="004644D9" w:rsidRPr="00662BBA" w:rsidRDefault="004644D9" w:rsidP="00DE391D">
      <w:pPr>
        <w:tabs>
          <w:tab w:val="left" w:pos="284"/>
          <w:tab w:val="left" w:pos="426"/>
        </w:tabs>
        <w:contextualSpacing/>
        <w:jc w:val="both"/>
        <w:rPr>
          <w:sz w:val="22"/>
          <w:szCs w:val="22"/>
        </w:rPr>
      </w:pPr>
    </w:p>
    <w:p w14:paraId="747D1E65" w14:textId="77777777" w:rsidR="004644D9" w:rsidRPr="00662BBA" w:rsidRDefault="004644D9" w:rsidP="00DE391D">
      <w:pPr>
        <w:tabs>
          <w:tab w:val="left" w:pos="284"/>
          <w:tab w:val="left" w:pos="426"/>
        </w:tabs>
        <w:contextualSpacing/>
        <w:jc w:val="both"/>
        <w:rPr>
          <w:sz w:val="22"/>
          <w:szCs w:val="22"/>
        </w:rPr>
      </w:pPr>
    </w:p>
    <w:p w14:paraId="7F040DC3" w14:textId="77777777" w:rsidR="004644D9" w:rsidRPr="00662BBA" w:rsidRDefault="004644D9" w:rsidP="00DE391D">
      <w:pPr>
        <w:tabs>
          <w:tab w:val="left" w:pos="284"/>
          <w:tab w:val="left" w:pos="426"/>
        </w:tabs>
        <w:contextualSpacing/>
        <w:jc w:val="both"/>
        <w:rPr>
          <w:sz w:val="22"/>
          <w:szCs w:val="22"/>
        </w:rPr>
      </w:pPr>
    </w:p>
    <w:p w14:paraId="5990E275" w14:textId="77777777" w:rsidR="004644D9" w:rsidRPr="00662BBA" w:rsidRDefault="004644D9" w:rsidP="00DE391D">
      <w:pPr>
        <w:tabs>
          <w:tab w:val="left" w:pos="284"/>
          <w:tab w:val="left" w:pos="426"/>
        </w:tabs>
        <w:contextualSpacing/>
        <w:jc w:val="both"/>
        <w:rPr>
          <w:sz w:val="22"/>
          <w:szCs w:val="22"/>
        </w:rPr>
      </w:pPr>
    </w:p>
    <w:p w14:paraId="264C7CA5" w14:textId="77777777" w:rsidR="004644D9" w:rsidRPr="00662BBA" w:rsidRDefault="004644D9" w:rsidP="00DE391D">
      <w:pPr>
        <w:tabs>
          <w:tab w:val="left" w:pos="284"/>
          <w:tab w:val="left" w:pos="426"/>
        </w:tabs>
        <w:contextualSpacing/>
        <w:jc w:val="both"/>
        <w:rPr>
          <w:sz w:val="22"/>
          <w:szCs w:val="22"/>
        </w:rPr>
      </w:pPr>
    </w:p>
    <w:p w14:paraId="61AB4059" w14:textId="50FB23EC" w:rsidR="004644D9" w:rsidRPr="00662BBA" w:rsidRDefault="004644D9" w:rsidP="00DE391D">
      <w:pPr>
        <w:tabs>
          <w:tab w:val="left" w:pos="284"/>
          <w:tab w:val="left" w:pos="426"/>
        </w:tabs>
        <w:contextualSpacing/>
        <w:jc w:val="both"/>
        <w:rPr>
          <w:sz w:val="22"/>
          <w:szCs w:val="22"/>
        </w:rPr>
      </w:pPr>
    </w:p>
    <w:p w14:paraId="01D08ED2" w14:textId="052A546C" w:rsidR="004644D9" w:rsidRPr="00662BBA" w:rsidRDefault="004644D9" w:rsidP="00DE391D">
      <w:pPr>
        <w:tabs>
          <w:tab w:val="left" w:pos="284"/>
          <w:tab w:val="left" w:pos="426"/>
        </w:tabs>
        <w:contextualSpacing/>
        <w:jc w:val="both"/>
        <w:rPr>
          <w:sz w:val="22"/>
          <w:szCs w:val="22"/>
        </w:rPr>
      </w:pPr>
    </w:p>
    <w:p w14:paraId="43F5680F" w14:textId="77777777" w:rsidR="00745AE7" w:rsidRPr="00662BBA" w:rsidRDefault="00745AE7" w:rsidP="00DE391D">
      <w:pPr>
        <w:tabs>
          <w:tab w:val="left" w:pos="284"/>
          <w:tab w:val="left" w:pos="426"/>
        </w:tabs>
        <w:contextualSpacing/>
        <w:jc w:val="both"/>
        <w:rPr>
          <w:sz w:val="22"/>
          <w:szCs w:val="22"/>
        </w:rPr>
      </w:pPr>
    </w:p>
    <w:p w14:paraId="658AF68E" w14:textId="1F218DE3" w:rsidR="008C3BA4" w:rsidRPr="00662BBA" w:rsidRDefault="008C3BA4" w:rsidP="00DE391D">
      <w:pPr>
        <w:tabs>
          <w:tab w:val="left" w:pos="284"/>
          <w:tab w:val="left" w:pos="426"/>
        </w:tabs>
        <w:contextualSpacing/>
        <w:jc w:val="both"/>
        <w:rPr>
          <w:sz w:val="22"/>
          <w:szCs w:val="22"/>
        </w:rPr>
      </w:pPr>
    </w:p>
    <w:p w14:paraId="654D114F" w14:textId="589DE75A" w:rsidR="008C3BA4" w:rsidRPr="00662BBA" w:rsidRDefault="008C3BA4" w:rsidP="00DE391D">
      <w:pPr>
        <w:tabs>
          <w:tab w:val="left" w:pos="284"/>
          <w:tab w:val="left" w:pos="426"/>
        </w:tabs>
        <w:contextualSpacing/>
        <w:jc w:val="both"/>
        <w:rPr>
          <w:sz w:val="22"/>
          <w:szCs w:val="22"/>
        </w:rPr>
      </w:pPr>
    </w:p>
    <w:p w14:paraId="3CC157DD" w14:textId="77777777" w:rsidR="008C3BA4" w:rsidRPr="00662BBA" w:rsidRDefault="008C3BA4" w:rsidP="00DE391D">
      <w:pPr>
        <w:tabs>
          <w:tab w:val="left" w:pos="284"/>
          <w:tab w:val="left" w:pos="426"/>
        </w:tabs>
        <w:contextualSpacing/>
        <w:jc w:val="both"/>
        <w:rPr>
          <w:sz w:val="22"/>
          <w:szCs w:val="22"/>
        </w:rPr>
      </w:pPr>
    </w:p>
    <w:p w14:paraId="4E8C24D6" w14:textId="77777777" w:rsidR="004644D9" w:rsidRPr="00662BBA" w:rsidRDefault="004644D9" w:rsidP="00DE391D">
      <w:pPr>
        <w:tabs>
          <w:tab w:val="left" w:pos="284"/>
          <w:tab w:val="left" w:pos="426"/>
        </w:tabs>
        <w:contextualSpacing/>
        <w:jc w:val="both"/>
        <w:rPr>
          <w:sz w:val="22"/>
          <w:szCs w:val="22"/>
        </w:rPr>
      </w:pPr>
    </w:p>
    <w:p w14:paraId="36CB8A78" w14:textId="77777777" w:rsidR="00CE6A72" w:rsidRPr="00662BBA" w:rsidRDefault="00CE6A72" w:rsidP="00DE391D">
      <w:pPr>
        <w:tabs>
          <w:tab w:val="left" w:pos="284"/>
          <w:tab w:val="left" w:pos="426"/>
        </w:tabs>
        <w:jc w:val="both"/>
        <w:rPr>
          <w:b/>
          <w:iCs/>
          <w:sz w:val="22"/>
          <w:szCs w:val="22"/>
        </w:rPr>
      </w:pPr>
      <w:r w:rsidRPr="00662BBA">
        <w:rPr>
          <w:b/>
          <w:iCs/>
          <w:sz w:val="22"/>
          <w:szCs w:val="22"/>
        </w:rPr>
        <w:br w:type="page"/>
      </w:r>
    </w:p>
    <w:p w14:paraId="716DFEE8" w14:textId="51D0153C" w:rsidR="004644D9" w:rsidRPr="00662BBA" w:rsidRDefault="00D44250" w:rsidP="00DE391D">
      <w:pPr>
        <w:tabs>
          <w:tab w:val="left" w:pos="284"/>
          <w:tab w:val="left" w:pos="426"/>
        </w:tabs>
        <w:jc w:val="both"/>
        <w:rPr>
          <w:b/>
          <w:sz w:val="22"/>
          <w:szCs w:val="22"/>
        </w:rPr>
      </w:pPr>
      <w:r w:rsidRPr="00662BBA">
        <w:rPr>
          <w:b/>
          <w:iCs/>
          <w:sz w:val="22"/>
          <w:szCs w:val="22"/>
        </w:rPr>
        <w:lastRenderedPageBreak/>
        <w:t>Исполнитель</w:t>
      </w:r>
      <w:r w:rsidR="004644D9" w:rsidRPr="00662BBA">
        <w:rPr>
          <w:b/>
          <w:sz w:val="22"/>
          <w:szCs w:val="22"/>
        </w:rPr>
        <w:t xml:space="preserve">: </w:t>
      </w:r>
      <w:r w:rsidR="00F212B2" w:rsidRPr="00662BBA">
        <w:rPr>
          <w:b/>
          <w:sz w:val="22"/>
          <w:szCs w:val="22"/>
        </w:rPr>
        <w:t>_____________________________________________________________</w:t>
      </w:r>
    </w:p>
    <w:p w14:paraId="23D8F79B" w14:textId="77777777" w:rsidR="004644D9" w:rsidRPr="00662BBA" w:rsidRDefault="004644D9" w:rsidP="00DE391D">
      <w:pPr>
        <w:pStyle w:val="ac"/>
        <w:tabs>
          <w:tab w:val="left" w:pos="-4820"/>
          <w:tab w:val="left" w:pos="284"/>
          <w:tab w:val="left" w:pos="426"/>
          <w:tab w:val="left" w:pos="851"/>
          <w:tab w:val="left" w:pos="993"/>
          <w:tab w:val="left" w:pos="1134"/>
        </w:tabs>
        <w:ind w:left="0"/>
        <w:jc w:val="both"/>
        <w:rPr>
          <w:sz w:val="22"/>
          <w:szCs w:val="22"/>
        </w:rPr>
      </w:pPr>
      <w:r w:rsidRPr="00662BBA">
        <w:rPr>
          <w:b/>
          <w:sz w:val="22"/>
          <w:szCs w:val="22"/>
        </w:rPr>
        <w:t xml:space="preserve">Наименование услуги: </w:t>
      </w:r>
      <w:r w:rsidRPr="00662BBA">
        <w:rPr>
          <w:color w:val="000000"/>
          <w:sz w:val="22"/>
          <w:szCs w:val="22"/>
          <w:shd w:val="clear" w:color="auto" w:fill="FFFFFF"/>
        </w:rPr>
        <w:t>______________________________________________________</w:t>
      </w:r>
    </w:p>
    <w:p w14:paraId="559FA962" w14:textId="77777777" w:rsidR="004644D9" w:rsidRPr="00662BBA" w:rsidRDefault="004644D9" w:rsidP="00DE391D">
      <w:pPr>
        <w:tabs>
          <w:tab w:val="left" w:pos="284"/>
          <w:tab w:val="left" w:pos="426"/>
        </w:tabs>
        <w:jc w:val="both"/>
        <w:rPr>
          <w:sz w:val="22"/>
          <w:szCs w:val="22"/>
        </w:rPr>
      </w:pPr>
      <w:r w:rsidRPr="00662BBA">
        <w:rPr>
          <w:b/>
          <w:sz w:val="22"/>
          <w:szCs w:val="22"/>
        </w:rPr>
        <w:t>Дата оказания услуги:</w:t>
      </w:r>
      <w:r w:rsidRPr="00662BBA">
        <w:rPr>
          <w:sz w:val="22"/>
          <w:szCs w:val="22"/>
        </w:rPr>
        <w:t xml:space="preserve"> </w:t>
      </w:r>
      <w:r w:rsidRPr="00662BBA">
        <w:rPr>
          <w:color w:val="000000"/>
          <w:sz w:val="22"/>
          <w:szCs w:val="22"/>
          <w:shd w:val="clear" w:color="auto" w:fill="FFFFFF"/>
        </w:rPr>
        <w:t>_______________________________________________________</w:t>
      </w:r>
    </w:p>
    <w:p w14:paraId="6931F7A8" w14:textId="77777777" w:rsidR="004644D9" w:rsidRPr="00662BBA" w:rsidRDefault="004644D9" w:rsidP="00DE391D">
      <w:pPr>
        <w:tabs>
          <w:tab w:val="left" w:pos="284"/>
          <w:tab w:val="left" w:pos="426"/>
        </w:tabs>
        <w:jc w:val="both"/>
        <w:rPr>
          <w:sz w:val="22"/>
          <w:szCs w:val="22"/>
        </w:rPr>
      </w:pPr>
      <w:r w:rsidRPr="00662BBA">
        <w:rPr>
          <w:b/>
          <w:sz w:val="22"/>
          <w:szCs w:val="22"/>
        </w:rPr>
        <w:t xml:space="preserve">Место оказания </w:t>
      </w:r>
      <w:proofErr w:type="gramStart"/>
      <w:r w:rsidRPr="00662BBA">
        <w:rPr>
          <w:b/>
          <w:sz w:val="22"/>
          <w:szCs w:val="22"/>
        </w:rPr>
        <w:t>услуги:</w:t>
      </w:r>
      <w:r w:rsidRPr="00662BBA">
        <w:rPr>
          <w:sz w:val="22"/>
          <w:szCs w:val="22"/>
        </w:rPr>
        <w:t xml:space="preserve">  </w:t>
      </w:r>
      <w:r w:rsidRPr="00662BBA">
        <w:rPr>
          <w:color w:val="000000"/>
          <w:sz w:val="22"/>
          <w:szCs w:val="22"/>
          <w:shd w:val="clear" w:color="auto" w:fill="FFFFFF"/>
        </w:rPr>
        <w:t>_</w:t>
      </w:r>
      <w:proofErr w:type="gramEnd"/>
      <w:r w:rsidRPr="00662BBA">
        <w:rPr>
          <w:color w:val="000000"/>
          <w:sz w:val="22"/>
          <w:szCs w:val="22"/>
          <w:shd w:val="clear" w:color="auto" w:fill="FFFFFF"/>
        </w:rPr>
        <w:t>____________________________________________________</w:t>
      </w:r>
    </w:p>
    <w:p w14:paraId="3CF6C6D1" w14:textId="77777777" w:rsidR="004644D9" w:rsidRPr="00662BBA" w:rsidRDefault="004644D9" w:rsidP="00DE391D">
      <w:pPr>
        <w:tabs>
          <w:tab w:val="left" w:pos="284"/>
          <w:tab w:val="left" w:pos="426"/>
        </w:tabs>
        <w:contextualSpacing/>
        <w:jc w:val="both"/>
        <w:rPr>
          <w:sz w:val="22"/>
          <w:szCs w:val="22"/>
        </w:rPr>
      </w:pPr>
    </w:p>
    <w:p w14:paraId="62361125" w14:textId="77777777" w:rsidR="004644D9" w:rsidRPr="00662BBA" w:rsidRDefault="004644D9" w:rsidP="00DE391D">
      <w:pPr>
        <w:tabs>
          <w:tab w:val="left" w:pos="284"/>
          <w:tab w:val="left" w:pos="426"/>
        </w:tabs>
        <w:contextualSpacing/>
        <w:jc w:val="both"/>
        <w:rPr>
          <w:sz w:val="22"/>
          <w:szCs w:val="22"/>
        </w:rPr>
      </w:pPr>
    </w:p>
    <w:p w14:paraId="4F3CB4BF" w14:textId="77777777" w:rsidR="004644D9" w:rsidRPr="00662BBA" w:rsidRDefault="004644D9" w:rsidP="00DE391D">
      <w:pPr>
        <w:tabs>
          <w:tab w:val="left" w:pos="284"/>
          <w:tab w:val="left" w:pos="426"/>
        </w:tabs>
        <w:contextualSpacing/>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1"/>
      </w:tblGrid>
      <w:tr w:rsidR="004644D9" w:rsidRPr="00662BBA" w14:paraId="58B0BF73" w14:textId="77777777" w:rsidTr="004644D9">
        <w:tc>
          <w:tcPr>
            <w:tcW w:w="9571" w:type="dxa"/>
            <w:tcBorders>
              <w:top w:val="single" w:sz="4" w:space="0" w:color="auto"/>
              <w:left w:val="single" w:sz="4" w:space="0" w:color="auto"/>
              <w:bottom w:val="single" w:sz="4" w:space="0" w:color="auto"/>
              <w:right w:val="single" w:sz="4" w:space="0" w:color="auto"/>
            </w:tcBorders>
          </w:tcPr>
          <w:p w14:paraId="66EEEA56" w14:textId="77777777" w:rsidR="004644D9" w:rsidRPr="00662BBA" w:rsidRDefault="004644D9" w:rsidP="00DE391D">
            <w:pPr>
              <w:tabs>
                <w:tab w:val="left" w:pos="284"/>
                <w:tab w:val="left" w:pos="426"/>
              </w:tabs>
              <w:jc w:val="both"/>
              <w:rPr>
                <w:sz w:val="22"/>
                <w:szCs w:val="22"/>
                <w:lang w:eastAsia="en-US"/>
              </w:rPr>
            </w:pPr>
          </w:p>
          <w:p w14:paraId="76A0D51B" w14:textId="77777777" w:rsidR="004644D9" w:rsidRPr="00662BBA" w:rsidRDefault="004644D9" w:rsidP="00DE391D">
            <w:pPr>
              <w:tabs>
                <w:tab w:val="left" w:pos="284"/>
                <w:tab w:val="left" w:pos="426"/>
              </w:tabs>
              <w:jc w:val="both"/>
              <w:rPr>
                <w:sz w:val="22"/>
                <w:szCs w:val="22"/>
                <w:lang w:eastAsia="en-US"/>
              </w:rPr>
            </w:pPr>
          </w:p>
          <w:p w14:paraId="131C7448" w14:textId="2DCA369F" w:rsidR="004644D9" w:rsidRPr="00662BBA" w:rsidRDefault="00CE6A72" w:rsidP="00DE391D">
            <w:pPr>
              <w:tabs>
                <w:tab w:val="left" w:pos="284"/>
                <w:tab w:val="left" w:pos="426"/>
              </w:tabs>
              <w:jc w:val="both"/>
              <w:rPr>
                <w:sz w:val="22"/>
                <w:szCs w:val="22"/>
                <w:lang w:eastAsia="en-US"/>
              </w:rPr>
            </w:pPr>
            <w:r w:rsidRPr="00662BBA">
              <w:rPr>
                <w:noProof/>
                <w:sz w:val="22"/>
                <w:szCs w:val="22"/>
              </w:rPr>
              <mc:AlternateContent>
                <mc:Choice Requires="wps">
                  <w:drawing>
                    <wp:anchor distT="0" distB="0" distL="114300" distR="114300" simplePos="0" relativeHeight="251663360" behindDoc="1" locked="0" layoutInCell="1" allowOverlap="1" wp14:anchorId="3641021B" wp14:editId="3B28F37A">
                      <wp:simplePos x="0" y="0"/>
                      <wp:positionH relativeFrom="margin">
                        <wp:posOffset>-377825</wp:posOffset>
                      </wp:positionH>
                      <wp:positionV relativeFrom="paragraph">
                        <wp:posOffset>214631</wp:posOffset>
                      </wp:positionV>
                      <wp:extent cx="6404610" cy="1241425"/>
                      <wp:effectExtent l="0" t="0" r="0" b="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951022">
                                <a:off x="0" y="0"/>
                                <a:ext cx="6404610" cy="1241425"/>
                              </a:xfrm>
                              <a:prstGeom prst="rect">
                                <a:avLst/>
                              </a:prstGeom>
                              <a:extLst>
                                <a:ext uri="{AF507438-7753-43E0-B8FC-AC1667EBCBE1}">
                                  <a14:hiddenEffects xmlns:a14="http://schemas.microsoft.com/office/drawing/2010/main">
                                    <a:effectLst/>
                                  </a14:hiddenEffects>
                                </a:ext>
                              </a:extLst>
                            </wps:spPr>
                            <wps:txbx>
                              <w:txbxContent>
                                <w:p w14:paraId="40C93E89" w14:textId="77777777" w:rsidR="00CE6A72" w:rsidRDefault="00CE6A72" w:rsidP="00CE6A72">
                                  <w:pPr>
                                    <w:pStyle w:val="af2"/>
                                    <w:jc w:val="center"/>
                                  </w:pPr>
                                  <w:r w:rsidRPr="000536B4">
                                    <w:rPr>
                                      <w:rFonts w:ascii="Arial Black" w:hAnsi="Arial Black"/>
                                      <w:color w:val="D9D9D9"/>
                                      <w:sz w:val="108"/>
                                      <w:szCs w:val="108"/>
                                    </w:rPr>
                                    <w:t>ФОРМА</w:t>
                                  </w:r>
                                </w:p>
                              </w:txbxContent>
                            </wps:txbx>
                            <wps:bodyPr wrap="square" numCol="1" fromWordArt="1">
                              <a:prstTxWarp prst="textSlantUp">
                                <a:avLst>
                                  <a:gd name="adj" fmla="val 25318"/>
                                </a:avLst>
                              </a:prstTxWarp>
                              <a:noAutofit/>
                            </wps:bodyPr>
                          </wps:wsp>
                        </a:graphicData>
                      </a:graphic>
                      <wp14:sizeRelH relativeFrom="margin">
                        <wp14:pctWidth>0</wp14:pctWidth>
                      </wp14:sizeRelH>
                      <wp14:sizeRelV relativeFrom="margin">
                        <wp14:pctHeight>0</wp14:pctHeight>
                      </wp14:sizeRelV>
                    </wp:anchor>
                  </w:drawing>
                </mc:Choice>
                <mc:Fallback>
                  <w:pict>
                    <v:shape w14:anchorId="3641021B" id="Надпись 2" o:spid="_x0000_s1027" type="#_x0000_t202" style="position:absolute;left:0;text-align:left;margin-left:-29.75pt;margin-top:16.9pt;width:504.3pt;height:97.75pt;rotation:-1801124fd;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" filled="f" stroked="f">
                      <o:lock v:ext="edit" shapetype="t"/>
                      <v:textbox>
                        <w:txbxContent>
                          <w:p w14:paraId="40C93E89" w14:textId="77777777" w:rsidR="00CE6A72" w:rsidRDefault="00CE6A72" w:rsidP="00CE6A72">
                            <w:pPr>
                              <w:pStyle w:val="af2"/>
                              <w:jc w:val="center"/>
                            </w:pPr>
                            <w:r w:rsidRPr="000536B4">
                              <w:rPr>
                                <w:rFonts w:ascii="Arial Black" w:hAnsi="Arial Black"/>
                                <w:color w:val="D9D9D9"/>
                                <w:sz w:val="108"/>
                                <w:szCs w:val="108"/>
                              </w:rPr>
                              <w:t>ФОРМА</w:t>
                            </w:r>
                          </w:p>
                        </w:txbxContent>
                      </v:textbox>
                      <w10:wrap anchorx="margin"/>
                    </v:shape>
                  </w:pict>
                </mc:Fallback>
              </mc:AlternateContent>
            </w:r>
          </w:p>
          <w:p w14:paraId="45A5B138" w14:textId="3B7EAC3F" w:rsidR="004644D9" w:rsidRPr="00662BBA" w:rsidRDefault="004644D9" w:rsidP="00DE391D">
            <w:pPr>
              <w:tabs>
                <w:tab w:val="left" w:pos="284"/>
                <w:tab w:val="left" w:pos="426"/>
              </w:tabs>
              <w:jc w:val="both"/>
              <w:rPr>
                <w:sz w:val="22"/>
                <w:szCs w:val="22"/>
                <w:lang w:eastAsia="en-US"/>
              </w:rPr>
            </w:pPr>
          </w:p>
          <w:p w14:paraId="008C7AA1" w14:textId="40E49B6D" w:rsidR="004644D9" w:rsidRPr="00662BBA" w:rsidRDefault="004644D9" w:rsidP="00DE391D">
            <w:pPr>
              <w:tabs>
                <w:tab w:val="left" w:pos="284"/>
                <w:tab w:val="left" w:pos="426"/>
              </w:tabs>
              <w:jc w:val="both"/>
              <w:rPr>
                <w:sz w:val="22"/>
                <w:szCs w:val="22"/>
                <w:lang w:eastAsia="en-US"/>
              </w:rPr>
            </w:pPr>
          </w:p>
          <w:p w14:paraId="28491854" w14:textId="5A2162B2" w:rsidR="004644D9" w:rsidRPr="00662BBA" w:rsidRDefault="004644D9" w:rsidP="00DE391D">
            <w:pPr>
              <w:tabs>
                <w:tab w:val="left" w:pos="284"/>
                <w:tab w:val="left" w:pos="426"/>
              </w:tabs>
              <w:jc w:val="both"/>
              <w:rPr>
                <w:sz w:val="22"/>
                <w:szCs w:val="22"/>
                <w:lang w:eastAsia="en-US"/>
              </w:rPr>
            </w:pPr>
            <w:r w:rsidRPr="00662BBA">
              <w:rPr>
                <w:sz w:val="22"/>
                <w:szCs w:val="22"/>
                <w:lang w:eastAsia="en-US"/>
              </w:rPr>
              <w:t>ФОТО</w:t>
            </w:r>
          </w:p>
          <w:p w14:paraId="17371DF2" w14:textId="74AE472A" w:rsidR="004644D9" w:rsidRPr="00662BBA" w:rsidRDefault="004644D9" w:rsidP="00DE391D">
            <w:pPr>
              <w:tabs>
                <w:tab w:val="left" w:pos="284"/>
                <w:tab w:val="left" w:pos="426"/>
              </w:tabs>
              <w:jc w:val="both"/>
              <w:rPr>
                <w:sz w:val="22"/>
                <w:szCs w:val="22"/>
                <w:lang w:eastAsia="en-US"/>
              </w:rPr>
            </w:pPr>
          </w:p>
          <w:p w14:paraId="38847A36" w14:textId="6A794614" w:rsidR="004644D9" w:rsidRPr="00662BBA" w:rsidRDefault="004644D9" w:rsidP="00DE391D">
            <w:pPr>
              <w:tabs>
                <w:tab w:val="left" w:pos="284"/>
                <w:tab w:val="left" w:pos="426"/>
              </w:tabs>
              <w:jc w:val="both"/>
              <w:rPr>
                <w:sz w:val="22"/>
                <w:szCs w:val="22"/>
                <w:lang w:eastAsia="en-US"/>
              </w:rPr>
            </w:pPr>
          </w:p>
          <w:p w14:paraId="4D5128AB" w14:textId="5D19471E" w:rsidR="004644D9" w:rsidRPr="00662BBA" w:rsidRDefault="004644D9" w:rsidP="00DE391D">
            <w:pPr>
              <w:tabs>
                <w:tab w:val="left" w:pos="284"/>
                <w:tab w:val="left" w:pos="426"/>
              </w:tabs>
              <w:jc w:val="both"/>
              <w:rPr>
                <w:sz w:val="22"/>
                <w:szCs w:val="22"/>
                <w:lang w:eastAsia="en-US"/>
              </w:rPr>
            </w:pPr>
          </w:p>
          <w:p w14:paraId="3D920F5F" w14:textId="77777777" w:rsidR="004644D9" w:rsidRPr="00662BBA" w:rsidRDefault="004644D9" w:rsidP="00DE391D">
            <w:pPr>
              <w:tabs>
                <w:tab w:val="left" w:pos="284"/>
                <w:tab w:val="left" w:pos="426"/>
              </w:tabs>
              <w:jc w:val="both"/>
              <w:rPr>
                <w:sz w:val="22"/>
                <w:szCs w:val="22"/>
                <w:lang w:eastAsia="en-US"/>
              </w:rPr>
            </w:pPr>
          </w:p>
          <w:p w14:paraId="276494E4" w14:textId="77777777" w:rsidR="004644D9" w:rsidRPr="00662BBA" w:rsidRDefault="004644D9" w:rsidP="00DE391D">
            <w:pPr>
              <w:tabs>
                <w:tab w:val="left" w:pos="284"/>
                <w:tab w:val="left" w:pos="426"/>
              </w:tabs>
              <w:jc w:val="both"/>
              <w:rPr>
                <w:sz w:val="22"/>
                <w:szCs w:val="22"/>
                <w:lang w:eastAsia="en-US"/>
              </w:rPr>
            </w:pPr>
          </w:p>
        </w:tc>
      </w:tr>
      <w:tr w:rsidR="004644D9" w:rsidRPr="00662BBA" w14:paraId="40753F52" w14:textId="77777777" w:rsidTr="004644D9">
        <w:tc>
          <w:tcPr>
            <w:tcW w:w="9571" w:type="dxa"/>
            <w:tcBorders>
              <w:top w:val="single" w:sz="4" w:space="0" w:color="auto"/>
              <w:left w:val="single" w:sz="4" w:space="0" w:color="auto"/>
              <w:bottom w:val="single" w:sz="4" w:space="0" w:color="auto"/>
              <w:right w:val="single" w:sz="4" w:space="0" w:color="auto"/>
            </w:tcBorders>
          </w:tcPr>
          <w:p w14:paraId="0FAD89B4" w14:textId="77777777" w:rsidR="004644D9" w:rsidRPr="00662BBA" w:rsidRDefault="004644D9" w:rsidP="00DE391D">
            <w:pPr>
              <w:tabs>
                <w:tab w:val="left" w:pos="284"/>
                <w:tab w:val="left" w:pos="426"/>
              </w:tabs>
              <w:jc w:val="both"/>
              <w:rPr>
                <w:sz w:val="22"/>
                <w:szCs w:val="22"/>
                <w:lang w:eastAsia="en-US"/>
              </w:rPr>
            </w:pPr>
          </w:p>
          <w:p w14:paraId="0F887996" w14:textId="77777777" w:rsidR="004644D9" w:rsidRPr="00662BBA" w:rsidRDefault="004644D9" w:rsidP="00DE391D">
            <w:pPr>
              <w:tabs>
                <w:tab w:val="left" w:pos="284"/>
                <w:tab w:val="left" w:pos="426"/>
              </w:tabs>
              <w:jc w:val="both"/>
              <w:rPr>
                <w:sz w:val="22"/>
                <w:szCs w:val="22"/>
                <w:lang w:eastAsia="en-US"/>
              </w:rPr>
            </w:pPr>
          </w:p>
          <w:p w14:paraId="01AD3601" w14:textId="77777777" w:rsidR="004644D9" w:rsidRPr="00662BBA" w:rsidRDefault="004644D9" w:rsidP="00DE391D">
            <w:pPr>
              <w:tabs>
                <w:tab w:val="left" w:pos="284"/>
                <w:tab w:val="left" w:pos="426"/>
              </w:tabs>
              <w:jc w:val="both"/>
              <w:rPr>
                <w:sz w:val="22"/>
                <w:szCs w:val="22"/>
                <w:lang w:eastAsia="en-US"/>
              </w:rPr>
            </w:pPr>
          </w:p>
          <w:p w14:paraId="6CFD74EA" w14:textId="77777777" w:rsidR="004644D9" w:rsidRPr="00662BBA" w:rsidRDefault="004644D9" w:rsidP="00DE391D">
            <w:pPr>
              <w:tabs>
                <w:tab w:val="left" w:pos="284"/>
                <w:tab w:val="left" w:pos="426"/>
              </w:tabs>
              <w:jc w:val="both"/>
              <w:rPr>
                <w:sz w:val="22"/>
                <w:szCs w:val="22"/>
                <w:lang w:eastAsia="en-US"/>
              </w:rPr>
            </w:pPr>
          </w:p>
          <w:p w14:paraId="527B29D3" w14:textId="77777777" w:rsidR="004644D9" w:rsidRPr="00662BBA" w:rsidRDefault="004644D9" w:rsidP="00DE391D">
            <w:pPr>
              <w:tabs>
                <w:tab w:val="left" w:pos="284"/>
                <w:tab w:val="left" w:pos="426"/>
              </w:tabs>
              <w:jc w:val="both"/>
              <w:rPr>
                <w:sz w:val="22"/>
                <w:szCs w:val="22"/>
                <w:lang w:eastAsia="en-US"/>
              </w:rPr>
            </w:pPr>
            <w:r w:rsidRPr="00662BBA">
              <w:rPr>
                <w:sz w:val="22"/>
                <w:szCs w:val="22"/>
                <w:lang w:eastAsia="en-US"/>
              </w:rPr>
              <w:t>ФОТО</w:t>
            </w:r>
          </w:p>
          <w:p w14:paraId="5A0054F3" w14:textId="77777777" w:rsidR="004644D9" w:rsidRPr="00662BBA" w:rsidRDefault="004644D9" w:rsidP="00DE391D">
            <w:pPr>
              <w:tabs>
                <w:tab w:val="left" w:pos="284"/>
                <w:tab w:val="left" w:pos="426"/>
              </w:tabs>
              <w:jc w:val="both"/>
              <w:rPr>
                <w:sz w:val="22"/>
                <w:szCs w:val="22"/>
                <w:lang w:eastAsia="en-US"/>
              </w:rPr>
            </w:pPr>
          </w:p>
          <w:p w14:paraId="59C7CB30" w14:textId="77777777" w:rsidR="004644D9" w:rsidRPr="00662BBA" w:rsidRDefault="004644D9" w:rsidP="00DE391D">
            <w:pPr>
              <w:tabs>
                <w:tab w:val="left" w:pos="284"/>
                <w:tab w:val="left" w:pos="426"/>
              </w:tabs>
              <w:jc w:val="both"/>
              <w:rPr>
                <w:sz w:val="22"/>
                <w:szCs w:val="22"/>
                <w:lang w:eastAsia="en-US"/>
              </w:rPr>
            </w:pPr>
          </w:p>
          <w:p w14:paraId="60CAD344" w14:textId="77777777" w:rsidR="004644D9" w:rsidRPr="00662BBA" w:rsidRDefault="004644D9" w:rsidP="00DE391D">
            <w:pPr>
              <w:tabs>
                <w:tab w:val="left" w:pos="284"/>
                <w:tab w:val="left" w:pos="426"/>
              </w:tabs>
              <w:jc w:val="both"/>
              <w:rPr>
                <w:sz w:val="22"/>
                <w:szCs w:val="22"/>
                <w:lang w:eastAsia="en-US"/>
              </w:rPr>
            </w:pPr>
          </w:p>
          <w:p w14:paraId="6017C7F2" w14:textId="77777777" w:rsidR="004644D9" w:rsidRPr="00662BBA" w:rsidRDefault="004644D9" w:rsidP="00DE391D">
            <w:pPr>
              <w:tabs>
                <w:tab w:val="left" w:pos="284"/>
                <w:tab w:val="left" w:pos="426"/>
              </w:tabs>
              <w:jc w:val="both"/>
              <w:rPr>
                <w:sz w:val="22"/>
                <w:szCs w:val="22"/>
                <w:lang w:eastAsia="en-US"/>
              </w:rPr>
            </w:pPr>
          </w:p>
          <w:p w14:paraId="0B5E6C81" w14:textId="77777777" w:rsidR="004644D9" w:rsidRPr="00662BBA" w:rsidRDefault="004644D9" w:rsidP="00DE391D">
            <w:pPr>
              <w:tabs>
                <w:tab w:val="left" w:pos="284"/>
                <w:tab w:val="left" w:pos="426"/>
              </w:tabs>
              <w:jc w:val="both"/>
              <w:rPr>
                <w:sz w:val="22"/>
                <w:szCs w:val="22"/>
                <w:lang w:eastAsia="en-US"/>
              </w:rPr>
            </w:pPr>
          </w:p>
        </w:tc>
      </w:tr>
    </w:tbl>
    <w:p w14:paraId="6D0AF7F1" w14:textId="77777777" w:rsidR="004644D9" w:rsidRPr="00662BBA" w:rsidRDefault="004644D9" w:rsidP="00DE391D">
      <w:pPr>
        <w:tabs>
          <w:tab w:val="left" w:pos="284"/>
          <w:tab w:val="left" w:pos="426"/>
        </w:tabs>
        <w:jc w:val="both"/>
        <w:rPr>
          <w:sz w:val="22"/>
          <w:szCs w:val="22"/>
        </w:rPr>
      </w:pPr>
    </w:p>
    <w:p w14:paraId="58D6B982" w14:textId="77777777" w:rsidR="004644D9" w:rsidRPr="00662BBA" w:rsidRDefault="004644D9" w:rsidP="00DE391D">
      <w:pPr>
        <w:tabs>
          <w:tab w:val="left" w:pos="284"/>
          <w:tab w:val="left" w:pos="426"/>
        </w:tabs>
        <w:contextualSpacing/>
        <w:jc w:val="both"/>
        <w:rPr>
          <w:sz w:val="22"/>
          <w:szCs w:val="22"/>
        </w:rPr>
      </w:pPr>
    </w:p>
    <w:p w14:paraId="40978BDD" w14:textId="77777777" w:rsidR="004644D9" w:rsidRPr="00662BBA" w:rsidRDefault="004644D9" w:rsidP="00DE391D">
      <w:pPr>
        <w:tabs>
          <w:tab w:val="left" w:pos="284"/>
          <w:tab w:val="left" w:pos="426"/>
        </w:tabs>
        <w:contextualSpacing/>
        <w:jc w:val="both"/>
        <w:rPr>
          <w:sz w:val="22"/>
          <w:szCs w:val="22"/>
        </w:rPr>
      </w:pPr>
    </w:p>
    <w:p w14:paraId="10DD7CBF" w14:textId="77777777" w:rsidR="004644D9" w:rsidRPr="00662BBA" w:rsidRDefault="004644D9" w:rsidP="00DE391D">
      <w:pPr>
        <w:tabs>
          <w:tab w:val="left" w:pos="284"/>
          <w:tab w:val="left" w:pos="426"/>
        </w:tabs>
        <w:contextualSpacing/>
        <w:jc w:val="both"/>
        <w:rPr>
          <w:sz w:val="22"/>
          <w:szCs w:val="22"/>
        </w:rPr>
      </w:pPr>
    </w:p>
    <w:p w14:paraId="1C076E9A" w14:textId="77777777" w:rsidR="004644D9" w:rsidRPr="00662BBA" w:rsidRDefault="004644D9" w:rsidP="00DE391D">
      <w:pPr>
        <w:tabs>
          <w:tab w:val="left" w:pos="284"/>
          <w:tab w:val="left" w:pos="426"/>
        </w:tabs>
        <w:jc w:val="both"/>
        <w:rPr>
          <w:sz w:val="22"/>
          <w:szCs w:val="22"/>
        </w:rPr>
      </w:pPr>
    </w:p>
    <w:p w14:paraId="642ABACC" w14:textId="77777777" w:rsidR="004644D9" w:rsidRPr="00662BBA" w:rsidRDefault="004644D9" w:rsidP="00DE391D">
      <w:pPr>
        <w:tabs>
          <w:tab w:val="left" w:pos="284"/>
          <w:tab w:val="left" w:pos="426"/>
        </w:tabs>
        <w:jc w:val="both"/>
        <w:rPr>
          <w:sz w:val="22"/>
          <w:szCs w:val="22"/>
        </w:rPr>
      </w:pPr>
    </w:p>
    <w:p w14:paraId="12C46F3F" w14:textId="77777777" w:rsidR="00895AAF" w:rsidRPr="00662BBA" w:rsidRDefault="004644D9" w:rsidP="00DE391D">
      <w:pPr>
        <w:tabs>
          <w:tab w:val="left" w:pos="284"/>
          <w:tab w:val="left" w:pos="426"/>
          <w:tab w:val="left" w:pos="3645"/>
        </w:tabs>
        <w:jc w:val="both"/>
        <w:rPr>
          <w:sz w:val="22"/>
          <w:szCs w:val="22"/>
        </w:rPr>
      </w:pPr>
      <w:r w:rsidRPr="00662BBA">
        <w:rPr>
          <w:sz w:val="22"/>
          <w:szCs w:val="22"/>
        </w:rPr>
        <w:tab/>
      </w:r>
    </w:p>
    <w:tbl>
      <w:tblPr>
        <w:tblW w:w="9356" w:type="dxa"/>
        <w:tblInd w:w="108" w:type="dxa"/>
        <w:tblLayout w:type="fixed"/>
        <w:tblLook w:val="0000" w:firstRow="0" w:lastRow="0" w:firstColumn="0" w:lastColumn="0" w:noHBand="0" w:noVBand="0"/>
      </w:tblPr>
      <w:tblGrid>
        <w:gridCol w:w="4536"/>
        <w:gridCol w:w="4820"/>
      </w:tblGrid>
      <w:tr w:rsidR="00662BBA" w:rsidRPr="00662BBA" w14:paraId="3A037B57" w14:textId="77777777" w:rsidTr="00824621">
        <w:trPr>
          <w:trHeight w:val="4253"/>
        </w:trPr>
        <w:tc>
          <w:tcPr>
            <w:tcW w:w="4536" w:type="dxa"/>
          </w:tcPr>
          <w:p w14:paraId="20CFE762" w14:textId="77777777" w:rsidR="00662BBA" w:rsidRPr="00662BBA" w:rsidRDefault="00662BBA" w:rsidP="00824621">
            <w:pPr>
              <w:pStyle w:val="ac"/>
              <w:ind w:left="0"/>
              <w:rPr>
                <w:b/>
                <w:sz w:val="22"/>
                <w:szCs w:val="22"/>
              </w:rPr>
            </w:pPr>
            <w:r w:rsidRPr="00662BBA">
              <w:rPr>
                <w:b/>
                <w:sz w:val="22"/>
                <w:szCs w:val="22"/>
              </w:rPr>
              <w:t>Заказчик:</w:t>
            </w:r>
          </w:p>
          <w:p w14:paraId="62EC66F4" w14:textId="77777777" w:rsidR="00662BBA" w:rsidRPr="00662BBA" w:rsidRDefault="00662BBA" w:rsidP="00824621">
            <w:pPr>
              <w:pStyle w:val="ac"/>
              <w:ind w:left="0"/>
              <w:rPr>
                <w:b/>
                <w:sz w:val="22"/>
                <w:szCs w:val="22"/>
              </w:rPr>
            </w:pPr>
            <w:r w:rsidRPr="00662BBA">
              <w:rPr>
                <w:b/>
                <w:sz w:val="22"/>
                <w:szCs w:val="22"/>
              </w:rPr>
              <w:t>АНО «</w:t>
            </w:r>
            <w:proofErr w:type="spellStart"/>
            <w:r w:rsidRPr="00662BBA">
              <w:rPr>
                <w:b/>
                <w:sz w:val="22"/>
                <w:szCs w:val="22"/>
              </w:rPr>
              <w:t>Таврида.Арт</w:t>
            </w:r>
            <w:proofErr w:type="spellEnd"/>
            <w:r w:rsidRPr="00662BBA">
              <w:rPr>
                <w:b/>
                <w:sz w:val="22"/>
                <w:szCs w:val="22"/>
              </w:rPr>
              <w:t>»</w:t>
            </w:r>
          </w:p>
          <w:p w14:paraId="22367C01" w14:textId="77777777" w:rsidR="00662BBA" w:rsidRPr="00662BBA" w:rsidRDefault="00662BBA" w:rsidP="00824621">
            <w:pPr>
              <w:pStyle w:val="ac"/>
              <w:ind w:left="450"/>
              <w:rPr>
                <w:b/>
                <w:sz w:val="22"/>
                <w:szCs w:val="22"/>
              </w:rPr>
            </w:pPr>
          </w:p>
          <w:p w14:paraId="1F3FF248" w14:textId="77777777" w:rsidR="00662BBA" w:rsidRPr="00662BBA" w:rsidRDefault="00662BBA" w:rsidP="00824621">
            <w:pPr>
              <w:pStyle w:val="4"/>
              <w:spacing w:before="0" w:after="0"/>
              <w:rPr>
                <w:rFonts w:ascii="Times New Roman" w:eastAsia="Calibri" w:hAnsi="Times New Roman"/>
                <w:b w:val="0"/>
                <w:sz w:val="22"/>
                <w:szCs w:val="22"/>
                <w:lang w:eastAsia="en-US"/>
              </w:rPr>
            </w:pPr>
            <w:r w:rsidRPr="00662BBA">
              <w:rPr>
                <w:rFonts w:ascii="Times New Roman" w:eastAsia="Calibri" w:hAnsi="Times New Roman"/>
                <w:b w:val="0"/>
                <w:sz w:val="22"/>
                <w:szCs w:val="22"/>
                <w:lang w:eastAsia="en-US"/>
              </w:rPr>
              <w:t>Руководитель департамента/продюсер фестиваля</w:t>
            </w:r>
          </w:p>
          <w:p w14:paraId="733E654E" w14:textId="77777777" w:rsidR="00662BBA" w:rsidRPr="00662BBA" w:rsidRDefault="00662BBA" w:rsidP="00824621">
            <w:pPr>
              <w:pStyle w:val="ac"/>
              <w:ind w:left="450"/>
              <w:rPr>
                <w:rFonts w:eastAsia="Calibri"/>
                <w:sz w:val="22"/>
                <w:szCs w:val="22"/>
                <w:lang w:eastAsia="en-US"/>
              </w:rPr>
            </w:pPr>
          </w:p>
          <w:p w14:paraId="3BC16788" w14:textId="77777777" w:rsidR="00662BBA" w:rsidRPr="00662BBA" w:rsidRDefault="00662BBA" w:rsidP="00824621">
            <w:pPr>
              <w:pStyle w:val="ac"/>
              <w:ind w:left="450"/>
              <w:rPr>
                <w:rFonts w:eastAsia="Calibri"/>
                <w:sz w:val="22"/>
                <w:szCs w:val="22"/>
                <w:lang w:eastAsia="en-US"/>
              </w:rPr>
            </w:pPr>
          </w:p>
          <w:p w14:paraId="05ADB28A" w14:textId="77777777" w:rsidR="00662BBA" w:rsidRPr="00662BBA" w:rsidRDefault="00662BBA" w:rsidP="00824621">
            <w:pPr>
              <w:pStyle w:val="ac"/>
              <w:tabs>
                <w:tab w:val="left" w:pos="735"/>
              </w:tabs>
              <w:ind w:left="0"/>
              <w:rPr>
                <w:sz w:val="22"/>
                <w:szCs w:val="22"/>
              </w:rPr>
            </w:pPr>
            <w:r w:rsidRPr="00662BBA">
              <w:rPr>
                <w:sz w:val="22"/>
                <w:szCs w:val="22"/>
              </w:rPr>
              <w:t>__________________ Чаплинская В.С.</w:t>
            </w:r>
          </w:p>
          <w:p w14:paraId="73A6FB59" w14:textId="77777777" w:rsidR="00662BBA" w:rsidRPr="00662BBA" w:rsidRDefault="00662BBA" w:rsidP="00824621">
            <w:pPr>
              <w:rPr>
                <w:b/>
                <w:sz w:val="22"/>
                <w:szCs w:val="22"/>
              </w:rPr>
            </w:pPr>
            <w:r w:rsidRPr="00662BBA">
              <w:rPr>
                <w:sz w:val="22"/>
                <w:szCs w:val="22"/>
              </w:rPr>
              <w:t>М.П.</w:t>
            </w:r>
          </w:p>
        </w:tc>
        <w:tc>
          <w:tcPr>
            <w:tcW w:w="4820" w:type="dxa"/>
          </w:tcPr>
          <w:p w14:paraId="68056D68" w14:textId="77777777" w:rsidR="00662BBA" w:rsidRPr="00662BBA" w:rsidRDefault="00662BBA" w:rsidP="00824621">
            <w:pPr>
              <w:widowControl w:val="0"/>
              <w:autoSpaceDE w:val="0"/>
              <w:autoSpaceDN w:val="0"/>
              <w:adjustRightInd w:val="0"/>
              <w:jc w:val="both"/>
              <w:rPr>
                <w:b/>
                <w:sz w:val="22"/>
                <w:szCs w:val="22"/>
              </w:rPr>
            </w:pPr>
            <w:r w:rsidRPr="00662BBA">
              <w:rPr>
                <w:b/>
                <w:sz w:val="22"/>
                <w:szCs w:val="22"/>
              </w:rPr>
              <w:t>Исполнитель:</w:t>
            </w:r>
          </w:p>
          <w:p w14:paraId="33431429" w14:textId="77777777" w:rsidR="00662BBA" w:rsidRPr="00662BBA" w:rsidRDefault="00662BBA" w:rsidP="00824621">
            <w:pPr>
              <w:pStyle w:val="ac"/>
              <w:ind w:left="0"/>
              <w:rPr>
                <w:b/>
                <w:bCs/>
                <w:sz w:val="22"/>
                <w:szCs w:val="22"/>
              </w:rPr>
            </w:pPr>
            <w:r w:rsidRPr="00662BBA">
              <w:rPr>
                <w:b/>
                <w:bCs/>
                <w:sz w:val="22"/>
                <w:szCs w:val="22"/>
              </w:rPr>
              <w:t>Индивидуальный предприниматель Гнеушева Наталья Павловна</w:t>
            </w:r>
          </w:p>
          <w:p w14:paraId="2F693985" w14:textId="77777777" w:rsidR="00662BBA" w:rsidRPr="00662BBA" w:rsidRDefault="00662BBA" w:rsidP="00824621">
            <w:pPr>
              <w:widowControl w:val="0"/>
              <w:autoSpaceDE w:val="0"/>
              <w:autoSpaceDN w:val="0"/>
              <w:adjustRightInd w:val="0"/>
              <w:jc w:val="both"/>
              <w:rPr>
                <w:color w:val="000000"/>
                <w:sz w:val="22"/>
                <w:szCs w:val="22"/>
              </w:rPr>
            </w:pPr>
          </w:p>
          <w:p w14:paraId="72D067DF" w14:textId="77777777" w:rsidR="00662BBA" w:rsidRPr="00662BBA" w:rsidRDefault="00662BBA" w:rsidP="00824621">
            <w:pPr>
              <w:widowControl w:val="0"/>
              <w:autoSpaceDE w:val="0"/>
              <w:autoSpaceDN w:val="0"/>
              <w:adjustRightInd w:val="0"/>
              <w:jc w:val="both"/>
              <w:rPr>
                <w:color w:val="000000"/>
                <w:sz w:val="22"/>
                <w:szCs w:val="22"/>
              </w:rPr>
            </w:pPr>
          </w:p>
          <w:p w14:paraId="402DDDEF" w14:textId="77777777" w:rsidR="00662BBA" w:rsidRPr="00662BBA" w:rsidRDefault="00662BBA" w:rsidP="00824621">
            <w:pPr>
              <w:widowControl w:val="0"/>
              <w:autoSpaceDE w:val="0"/>
              <w:autoSpaceDN w:val="0"/>
              <w:adjustRightInd w:val="0"/>
              <w:jc w:val="both"/>
              <w:rPr>
                <w:color w:val="000000"/>
                <w:sz w:val="22"/>
                <w:szCs w:val="22"/>
              </w:rPr>
            </w:pPr>
          </w:p>
          <w:p w14:paraId="3AA7E07B" w14:textId="77777777" w:rsidR="00662BBA" w:rsidRPr="00662BBA" w:rsidRDefault="00662BBA" w:rsidP="00824621">
            <w:pPr>
              <w:widowControl w:val="0"/>
              <w:autoSpaceDE w:val="0"/>
              <w:autoSpaceDN w:val="0"/>
              <w:adjustRightInd w:val="0"/>
              <w:jc w:val="both"/>
              <w:rPr>
                <w:color w:val="000000"/>
                <w:sz w:val="22"/>
                <w:szCs w:val="22"/>
              </w:rPr>
            </w:pPr>
          </w:p>
          <w:p w14:paraId="555BB389" w14:textId="77777777" w:rsidR="00662BBA" w:rsidRPr="00662BBA" w:rsidRDefault="00662BBA" w:rsidP="00824621">
            <w:pPr>
              <w:widowControl w:val="0"/>
              <w:autoSpaceDE w:val="0"/>
              <w:autoSpaceDN w:val="0"/>
              <w:adjustRightInd w:val="0"/>
              <w:jc w:val="both"/>
              <w:rPr>
                <w:b/>
                <w:sz w:val="22"/>
                <w:szCs w:val="22"/>
              </w:rPr>
            </w:pPr>
            <w:r w:rsidRPr="00662BBA">
              <w:rPr>
                <w:color w:val="000000"/>
                <w:sz w:val="22"/>
                <w:szCs w:val="22"/>
              </w:rPr>
              <w:t>________________ Гнеушева Н.П.</w:t>
            </w:r>
          </w:p>
        </w:tc>
      </w:tr>
    </w:tbl>
    <w:p w14:paraId="564D0E6E" w14:textId="6CF51F73" w:rsidR="004644D9" w:rsidRPr="00662BBA" w:rsidRDefault="004644D9" w:rsidP="001A3CE0">
      <w:pPr>
        <w:tabs>
          <w:tab w:val="left" w:pos="284"/>
          <w:tab w:val="left" w:pos="426"/>
          <w:tab w:val="left" w:pos="3645"/>
        </w:tabs>
        <w:jc w:val="both"/>
        <w:rPr>
          <w:sz w:val="22"/>
          <w:szCs w:val="22"/>
        </w:rPr>
      </w:pPr>
    </w:p>
    <w:sectPr w:rsidR="004644D9" w:rsidRPr="00662BBA" w:rsidSect="006D72EB">
      <w:headerReference w:type="first" r:id="rId10"/>
      <w:footerReference w:type="first" r:id="rId11"/>
      <w:pgSz w:w="11906" w:h="16838"/>
      <w:pgMar w:top="851" w:right="850" w:bottom="993" w:left="85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40224" w14:textId="77777777" w:rsidR="00907601" w:rsidRDefault="00907601" w:rsidP="004644D9">
      <w:r>
        <w:separator/>
      </w:r>
    </w:p>
  </w:endnote>
  <w:endnote w:type="continuationSeparator" w:id="0">
    <w:p w14:paraId="1583DED5" w14:textId="77777777" w:rsidR="00907601" w:rsidRDefault="00907601" w:rsidP="00464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1721547940"/>
      <w:docPartObj>
        <w:docPartGallery w:val="Page Numbers (Bottom of Page)"/>
        <w:docPartUnique/>
      </w:docPartObj>
    </w:sdtPr>
    <w:sdtContent>
      <w:p w14:paraId="4C27A4EA" w14:textId="5B10DB79" w:rsidR="00DE391D" w:rsidRPr="007252F8" w:rsidRDefault="00DE391D">
        <w:pPr>
          <w:pStyle w:val="af"/>
          <w:jc w:val="right"/>
          <w:rPr>
            <w:sz w:val="22"/>
            <w:szCs w:val="22"/>
          </w:rPr>
        </w:pPr>
        <w:r w:rsidRPr="007252F8">
          <w:rPr>
            <w:sz w:val="22"/>
            <w:szCs w:val="22"/>
          </w:rPr>
          <w:fldChar w:fldCharType="begin"/>
        </w:r>
        <w:r w:rsidRPr="007252F8">
          <w:rPr>
            <w:sz w:val="22"/>
            <w:szCs w:val="22"/>
          </w:rPr>
          <w:instrText>PAGE   \* MERGEFORMAT</w:instrText>
        </w:r>
        <w:r w:rsidRPr="007252F8">
          <w:rPr>
            <w:sz w:val="22"/>
            <w:szCs w:val="22"/>
          </w:rPr>
          <w:fldChar w:fldCharType="separate"/>
        </w:r>
        <w:r w:rsidR="00C4497E">
          <w:rPr>
            <w:noProof/>
            <w:sz w:val="22"/>
            <w:szCs w:val="22"/>
          </w:rPr>
          <w:t>1</w:t>
        </w:r>
        <w:r w:rsidRPr="007252F8">
          <w:rPr>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C1DA8" w14:textId="77777777" w:rsidR="00907601" w:rsidRDefault="00907601" w:rsidP="004644D9">
      <w:r>
        <w:separator/>
      </w:r>
    </w:p>
  </w:footnote>
  <w:footnote w:type="continuationSeparator" w:id="0">
    <w:p w14:paraId="29F2B034" w14:textId="77777777" w:rsidR="00907601" w:rsidRDefault="00907601" w:rsidP="00464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0CF3" w14:textId="441CB567" w:rsidR="00662BBA" w:rsidRDefault="00662BBA">
    <w:pPr>
      <w:pStyle w:val="ad"/>
    </w:pPr>
    <w:r w:rsidRPr="00B3670D">
      <w:rPr>
        <w:color w:val="000000"/>
        <w:sz w:val="18"/>
        <w:szCs w:val="18"/>
        <w:shd w:val="clear" w:color="auto" w:fill="FFFFFF"/>
      </w:rPr>
      <w:t>ИГК № 000000Ю109125P0M0002, ИГК № 000000Ю109125P0B0002, ИГК № 000000Ю109125P0E0002, ИГК № 000000Ю109125P0C0002, ИГК № 000000Ю109125P0D0002, ИГК № 000000Ю109125P0K0002, ИГК №0000000005425PBX0002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1D6C474"/>
    <w:lvl w:ilvl="0" w:tplc="A978DAD6">
      <w:start w:val="1"/>
      <w:numFmt w:val="decimal"/>
      <w:lvlText w:val="2.2.%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00000003"/>
    <w:multiLevelType w:val="hybridMultilevel"/>
    <w:tmpl w:val="BA700AEA"/>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 w15:restartNumberingAfterBreak="0">
    <w:nsid w:val="00000006"/>
    <w:multiLevelType w:val="multilevel"/>
    <w:tmpl w:val="CFEE8964"/>
    <w:lvl w:ilvl="0">
      <w:start w:val="1"/>
      <w:numFmt w:val="decimal"/>
      <w:lvlText w:val="%1."/>
      <w:lvlJc w:val="left"/>
      <w:pPr>
        <w:ind w:left="880" w:hanging="520"/>
      </w:pPr>
    </w:lvl>
    <w:lvl w:ilvl="1">
      <w:start w:val="1"/>
      <w:numFmt w:val="decimal"/>
      <w:isLgl/>
      <w:lvlText w:val="%1.%2."/>
      <w:lvlJc w:val="left"/>
      <w:pPr>
        <w:ind w:left="722" w:hanging="580"/>
      </w:pPr>
      <w:rPr>
        <w:b w:val="0"/>
      </w:rPr>
    </w:lvl>
    <w:lvl w:ilvl="2">
      <w:start w:val="1"/>
      <w:numFmt w:val="decimal"/>
      <w:isLgl/>
      <w:lvlText w:val="%1.%2.%3."/>
      <w:lvlJc w:val="left"/>
      <w:pPr>
        <w:ind w:left="1080" w:hanging="720"/>
      </w:pPr>
      <w:rPr>
        <w:b w:val="0"/>
      </w:rPr>
    </w:lvl>
    <w:lvl w:ilvl="3">
      <w:start w:val="1"/>
      <w:numFmt w:val="decimal"/>
      <w:isLgl/>
      <w:lvlText w:val="%1.%2.%3.%4."/>
      <w:lvlJc w:val="left"/>
      <w:pPr>
        <w:ind w:left="1080" w:hanging="720"/>
      </w:pPr>
      <w:rPr>
        <w:b w:val="0"/>
      </w:rPr>
    </w:lvl>
    <w:lvl w:ilvl="4">
      <w:start w:val="1"/>
      <w:numFmt w:val="decimal"/>
      <w:isLgl/>
      <w:lvlText w:val="%1.%2.%3.%4.%5."/>
      <w:lvlJc w:val="left"/>
      <w:pPr>
        <w:ind w:left="1440" w:hanging="1080"/>
      </w:pPr>
      <w:rPr>
        <w:b w:val="0"/>
      </w:rPr>
    </w:lvl>
    <w:lvl w:ilvl="5">
      <w:start w:val="1"/>
      <w:numFmt w:val="decimal"/>
      <w:isLgl/>
      <w:lvlText w:val="%1.%2.%3.%4.%5.%6."/>
      <w:lvlJc w:val="left"/>
      <w:pPr>
        <w:ind w:left="1440" w:hanging="1080"/>
      </w:pPr>
      <w:rPr>
        <w:b w:val="0"/>
      </w:rPr>
    </w:lvl>
    <w:lvl w:ilvl="6">
      <w:start w:val="1"/>
      <w:numFmt w:val="decimal"/>
      <w:isLgl/>
      <w:lvlText w:val="%1.%2.%3.%4.%5.%6.%7."/>
      <w:lvlJc w:val="left"/>
      <w:pPr>
        <w:ind w:left="1800" w:hanging="1440"/>
      </w:pPr>
      <w:rPr>
        <w:b w:val="0"/>
      </w:rPr>
    </w:lvl>
    <w:lvl w:ilvl="7">
      <w:start w:val="1"/>
      <w:numFmt w:val="decimal"/>
      <w:isLgl/>
      <w:lvlText w:val="%1.%2.%3.%4.%5.%6.%7.%8."/>
      <w:lvlJc w:val="left"/>
      <w:pPr>
        <w:ind w:left="1800" w:hanging="1440"/>
      </w:pPr>
      <w:rPr>
        <w:b w:val="0"/>
      </w:rPr>
    </w:lvl>
    <w:lvl w:ilvl="8">
      <w:start w:val="1"/>
      <w:numFmt w:val="decimal"/>
      <w:isLgl/>
      <w:lvlText w:val="%1.%2.%3.%4.%5.%6.%7.%8.%9."/>
      <w:lvlJc w:val="left"/>
      <w:pPr>
        <w:ind w:left="2160" w:hanging="1800"/>
      </w:pPr>
      <w:rPr>
        <w:b w:val="0"/>
      </w:rPr>
    </w:lvl>
  </w:abstractNum>
  <w:abstractNum w:abstractNumId="3" w15:restartNumberingAfterBreak="0">
    <w:nsid w:val="00000007"/>
    <w:multiLevelType w:val="hybridMultilevel"/>
    <w:tmpl w:val="E33E55CA"/>
    <w:lvl w:ilvl="0" w:tplc="1EE6DB96">
      <w:start w:val="1"/>
      <w:numFmt w:val="decimal"/>
      <w:lvlText w:val="7.%1."/>
      <w:lvlJc w:val="left"/>
      <w:pPr>
        <w:ind w:left="720" w:hanging="360"/>
      </w:pPr>
    </w:lvl>
    <w:lvl w:ilvl="1" w:tplc="1EE6DB96">
      <w:start w:val="1"/>
      <w:numFmt w:val="decimal"/>
      <w:lvlText w:val="7.%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00000008"/>
    <w:multiLevelType w:val="hybridMultilevel"/>
    <w:tmpl w:val="12301DAA"/>
    <w:lvl w:ilvl="0" w:tplc="9C980D80">
      <w:start w:val="1"/>
      <w:numFmt w:val="decimal"/>
      <w:lvlText w:val="2.1.%1."/>
      <w:lvlJc w:val="left"/>
      <w:pPr>
        <w:ind w:left="720" w:hanging="360"/>
      </w:pPr>
    </w:lvl>
    <w:lvl w:ilvl="1" w:tplc="04190019">
      <w:start w:val="1"/>
      <w:numFmt w:val="lowerLetter"/>
      <w:lvlText w:val="%2."/>
      <w:lvlJc w:val="left"/>
      <w:pPr>
        <w:ind w:left="1440" w:hanging="360"/>
      </w:pPr>
    </w:lvl>
    <w:lvl w:ilvl="2" w:tplc="8E46AAF2">
      <w:start w:val="1"/>
      <w:numFmt w:val="decimal"/>
      <w:lvlText w:val="2.1.%3."/>
      <w:lvlJc w:val="left"/>
      <w:pPr>
        <w:ind w:left="2160" w:hanging="180"/>
      </w:pPr>
      <w:rPr>
        <w:b w:val="0"/>
      </w:r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00000009"/>
    <w:multiLevelType w:val="hybridMultilevel"/>
    <w:tmpl w:val="1868D666"/>
    <w:lvl w:ilvl="0" w:tplc="220A5CEE">
      <w:start w:val="1"/>
      <w:numFmt w:val="decimal"/>
      <w:lvlText w:val="10.%1."/>
      <w:lvlJc w:val="left"/>
      <w:pPr>
        <w:ind w:left="720" w:hanging="360"/>
      </w:pPr>
    </w:lvl>
    <w:lvl w:ilvl="1" w:tplc="220A5CEE">
      <w:start w:val="1"/>
      <w:numFmt w:val="decimal"/>
      <w:lvlText w:val="10.%2."/>
      <w:lvlJc w:val="left"/>
      <w:pPr>
        <w:ind w:left="1440" w:hanging="360"/>
      </w:pPr>
    </w:lvl>
    <w:lvl w:ilvl="2" w:tplc="93B27FBC">
      <w:start w:val="1"/>
      <w:numFmt w:val="decimal"/>
      <w:lvlText w:val="%3."/>
      <w:lvlJc w:val="left"/>
      <w:pPr>
        <w:ind w:left="2340" w:hanging="36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0000000A"/>
    <w:multiLevelType w:val="hybridMultilevel"/>
    <w:tmpl w:val="8CE226B6"/>
    <w:lvl w:ilvl="0" w:tplc="D3CCBDA6">
      <w:start w:val="1"/>
      <w:numFmt w:val="decimal"/>
      <w:lvlText w:val="9.%1."/>
      <w:lvlJc w:val="left"/>
      <w:pPr>
        <w:ind w:left="720" w:hanging="360"/>
      </w:pPr>
    </w:lvl>
    <w:lvl w:ilvl="1" w:tplc="6D56EFFA">
      <w:start w:val="1"/>
      <w:numFmt w:val="decimal"/>
      <w:lvlText w:val="9.%2."/>
      <w:lvlJc w:val="left"/>
      <w:pPr>
        <w:ind w:left="1440" w:hanging="360"/>
      </w:pPr>
      <w:rPr>
        <w:i w:val="0"/>
      </w:r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0000000D"/>
    <w:multiLevelType w:val="hybridMultilevel"/>
    <w:tmpl w:val="C7E2CA22"/>
    <w:lvl w:ilvl="0" w:tplc="9650082A">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8" w15:restartNumberingAfterBreak="0">
    <w:nsid w:val="00000010"/>
    <w:multiLevelType w:val="hybridMultilevel"/>
    <w:tmpl w:val="BD3AF1C2"/>
    <w:lvl w:ilvl="0" w:tplc="835CF7EC">
      <w:start w:val="1"/>
      <w:numFmt w:val="decimal"/>
      <w:lvlText w:val="2.%1."/>
      <w:lvlJc w:val="left"/>
      <w:pPr>
        <w:ind w:left="720" w:hanging="360"/>
      </w:pPr>
    </w:lvl>
    <w:lvl w:ilvl="1" w:tplc="835CF7EC">
      <w:start w:val="1"/>
      <w:numFmt w:val="decimal"/>
      <w:lvlText w:val="2.%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00000013"/>
    <w:multiLevelType w:val="hybridMultilevel"/>
    <w:tmpl w:val="EB20D7DC"/>
    <w:lvl w:ilvl="0" w:tplc="7F4C24A0">
      <w:start w:val="1"/>
      <w:numFmt w:val="decimal"/>
      <w:lvlText w:val="3.%1."/>
      <w:lvlJc w:val="left"/>
      <w:pPr>
        <w:ind w:left="720" w:hanging="360"/>
      </w:pPr>
    </w:lvl>
    <w:lvl w:ilvl="1" w:tplc="CC80D350">
      <w:start w:val="1"/>
      <w:numFmt w:val="decimal"/>
      <w:lvlText w:val="3.%2."/>
      <w:lvlJc w:val="left"/>
      <w:pPr>
        <w:ind w:left="360" w:hanging="360"/>
      </w:pPr>
      <w:rPr>
        <w:i w:val="0"/>
      </w:r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15:restartNumberingAfterBreak="0">
    <w:nsid w:val="00000014"/>
    <w:multiLevelType w:val="hybridMultilevel"/>
    <w:tmpl w:val="BA7499B8"/>
    <w:lvl w:ilvl="0" w:tplc="EE968BEC">
      <w:start w:val="1"/>
      <w:numFmt w:val="decimal"/>
      <w:lvlText w:val="8.%1."/>
      <w:lvlJc w:val="left"/>
      <w:pPr>
        <w:ind w:left="720" w:hanging="360"/>
      </w:pPr>
    </w:lvl>
    <w:lvl w:ilvl="1" w:tplc="EE968BEC">
      <w:start w:val="1"/>
      <w:numFmt w:val="decimal"/>
      <w:lvlText w:val="8.%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00000015"/>
    <w:multiLevelType w:val="hybridMultilevel"/>
    <w:tmpl w:val="E3446E2C"/>
    <w:lvl w:ilvl="0" w:tplc="9E4C5002">
      <w:start w:val="1"/>
      <w:numFmt w:val="decimal"/>
      <w:lvlText w:val="6.%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05E7143C"/>
    <w:multiLevelType w:val="multilevel"/>
    <w:tmpl w:val="B6C0767E"/>
    <w:lvl w:ilvl="0">
      <w:start w:val="2"/>
      <w:numFmt w:val="decimal"/>
      <w:lvlText w:val="%1."/>
      <w:lvlJc w:val="left"/>
      <w:pPr>
        <w:ind w:left="672" w:hanging="672"/>
      </w:pPr>
      <w:rPr>
        <w:rFonts w:hint="default"/>
      </w:rPr>
    </w:lvl>
    <w:lvl w:ilvl="1">
      <w:start w:val="1"/>
      <w:numFmt w:val="decimal"/>
      <w:lvlText w:val="%1.%2."/>
      <w:lvlJc w:val="left"/>
      <w:pPr>
        <w:ind w:left="672" w:hanging="672"/>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E0349A4"/>
    <w:multiLevelType w:val="hybridMultilevel"/>
    <w:tmpl w:val="957AD0C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10DE4E7D"/>
    <w:multiLevelType w:val="multilevel"/>
    <w:tmpl w:val="34F4C262"/>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4690"/>
        </w:tabs>
        <w:ind w:left="4690" w:hanging="72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119110E2"/>
    <w:multiLevelType w:val="hybridMultilevel"/>
    <w:tmpl w:val="BA700AE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11BD2CE0"/>
    <w:multiLevelType w:val="multilevel"/>
    <w:tmpl w:val="8C78523C"/>
    <w:lvl w:ilvl="0">
      <w:start w:val="10"/>
      <w:numFmt w:val="decimal"/>
      <w:lvlText w:val="%1."/>
      <w:lvlJc w:val="left"/>
      <w:pPr>
        <w:ind w:left="480" w:hanging="480"/>
      </w:pPr>
      <w:rPr>
        <w:rFonts w:hint="default"/>
      </w:rPr>
    </w:lvl>
    <w:lvl w:ilvl="1">
      <w:start w:val="7"/>
      <w:numFmt w:val="decimal"/>
      <w:lvlText w:val="%1.%2."/>
      <w:lvlJc w:val="left"/>
      <w:pPr>
        <w:ind w:left="156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14A93B34"/>
    <w:multiLevelType w:val="multilevel"/>
    <w:tmpl w:val="E3666A2E"/>
    <w:lvl w:ilvl="0">
      <w:start w:val="1"/>
      <w:numFmt w:val="decimal"/>
      <w:lvlText w:val="%1."/>
      <w:lvlJc w:val="left"/>
      <w:pPr>
        <w:ind w:left="644" w:hanging="358"/>
      </w:pPr>
    </w:lvl>
    <w:lvl w:ilvl="1">
      <w:start w:val="1"/>
      <w:numFmt w:val="lowerLetter"/>
      <w:lvlText w:val="%2."/>
      <w:lvlJc w:val="left"/>
      <w:pPr>
        <w:ind w:left="1910" w:hanging="360"/>
      </w:pPr>
    </w:lvl>
    <w:lvl w:ilvl="2">
      <w:start w:val="1"/>
      <w:numFmt w:val="lowerRoman"/>
      <w:lvlText w:val="%3."/>
      <w:lvlJc w:val="right"/>
      <w:pPr>
        <w:ind w:left="2630" w:hanging="180"/>
      </w:pPr>
    </w:lvl>
    <w:lvl w:ilvl="3">
      <w:start w:val="1"/>
      <w:numFmt w:val="decimal"/>
      <w:lvlText w:val="%4."/>
      <w:lvlJc w:val="left"/>
      <w:pPr>
        <w:ind w:left="3350" w:hanging="360"/>
      </w:pPr>
    </w:lvl>
    <w:lvl w:ilvl="4">
      <w:start w:val="1"/>
      <w:numFmt w:val="lowerLetter"/>
      <w:lvlText w:val="%5."/>
      <w:lvlJc w:val="left"/>
      <w:pPr>
        <w:ind w:left="4070" w:hanging="360"/>
      </w:pPr>
    </w:lvl>
    <w:lvl w:ilvl="5">
      <w:start w:val="1"/>
      <w:numFmt w:val="lowerRoman"/>
      <w:lvlText w:val="%6."/>
      <w:lvlJc w:val="right"/>
      <w:pPr>
        <w:ind w:left="4790" w:hanging="180"/>
      </w:pPr>
    </w:lvl>
    <w:lvl w:ilvl="6">
      <w:start w:val="1"/>
      <w:numFmt w:val="decimal"/>
      <w:lvlText w:val="%7."/>
      <w:lvlJc w:val="left"/>
      <w:pPr>
        <w:ind w:left="5510" w:hanging="360"/>
      </w:pPr>
    </w:lvl>
    <w:lvl w:ilvl="7">
      <w:start w:val="1"/>
      <w:numFmt w:val="lowerLetter"/>
      <w:lvlText w:val="%8."/>
      <w:lvlJc w:val="left"/>
      <w:pPr>
        <w:ind w:left="6230" w:hanging="360"/>
      </w:pPr>
    </w:lvl>
    <w:lvl w:ilvl="8">
      <w:start w:val="1"/>
      <w:numFmt w:val="lowerRoman"/>
      <w:lvlText w:val="%9."/>
      <w:lvlJc w:val="right"/>
      <w:pPr>
        <w:ind w:left="6950" w:hanging="180"/>
      </w:pPr>
    </w:lvl>
  </w:abstractNum>
  <w:abstractNum w:abstractNumId="18" w15:restartNumberingAfterBreak="0">
    <w:nsid w:val="1E5A15B1"/>
    <w:multiLevelType w:val="multilevel"/>
    <w:tmpl w:val="D8CC9EB2"/>
    <w:lvl w:ilvl="0">
      <w:start w:val="3"/>
      <w:numFmt w:val="decimal"/>
      <w:lvlText w:val="%1."/>
      <w:lvlJc w:val="left"/>
      <w:pPr>
        <w:ind w:left="450" w:hanging="450"/>
      </w:pPr>
      <w:rPr>
        <w:rFonts w:ascii="Times New Roman" w:hAnsi="Times New Roman" w:cs="Times New Roman" w:hint="default"/>
      </w:rPr>
    </w:lvl>
    <w:lvl w:ilvl="1">
      <w:start w:val="1"/>
      <w:numFmt w:val="decimal"/>
      <w:lvlText w:val="%1.%2."/>
      <w:lvlJc w:val="left"/>
      <w:pPr>
        <w:ind w:left="1301" w:hanging="450"/>
      </w:pPr>
      <w:rPr>
        <w:rFonts w:ascii="Times New Roman" w:hAnsi="Times New Roman" w:cs="Times New Roman" w:hint="default"/>
        <w:b w:val="0"/>
      </w:rPr>
    </w:lvl>
    <w:lvl w:ilvl="2">
      <w:start w:val="3"/>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800" w:hanging="1800"/>
      </w:pPr>
      <w:rPr>
        <w:rFonts w:ascii="Times New Roman" w:hAnsi="Times New Roman" w:cs="Times New Roman" w:hint="default"/>
      </w:rPr>
    </w:lvl>
  </w:abstractNum>
  <w:abstractNum w:abstractNumId="19" w15:restartNumberingAfterBreak="0">
    <w:nsid w:val="1F4975E7"/>
    <w:multiLevelType w:val="multilevel"/>
    <w:tmpl w:val="CDC6B4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6B06023"/>
    <w:multiLevelType w:val="multilevel"/>
    <w:tmpl w:val="CFEE8964"/>
    <w:lvl w:ilvl="0">
      <w:start w:val="1"/>
      <w:numFmt w:val="decimal"/>
      <w:lvlText w:val="%1."/>
      <w:lvlJc w:val="left"/>
      <w:pPr>
        <w:ind w:left="880" w:hanging="520"/>
      </w:pPr>
    </w:lvl>
    <w:lvl w:ilvl="1">
      <w:start w:val="1"/>
      <w:numFmt w:val="decimal"/>
      <w:isLgl/>
      <w:lvlText w:val="%1.%2."/>
      <w:lvlJc w:val="left"/>
      <w:pPr>
        <w:ind w:left="722" w:hanging="580"/>
      </w:pPr>
      <w:rPr>
        <w:b w:val="0"/>
      </w:rPr>
    </w:lvl>
    <w:lvl w:ilvl="2">
      <w:start w:val="1"/>
      <w:numFmt w:val="decimal"/>
      <w:isLgl/>
      <w:lvlText w:val="%1.%2.%3."/>
      <w:lvlJc w:val="left"/>
      <w:pPr>
        <w:ind w:left="1080" w:hanging="720"/>
      </w:pPr>
      <w:rPr>
        <w:b w:val="0"/>
      </w:rPr>
    </w:lvl>
    <w:lvl w:ilvl="3">
      <w:start w:val="1"/>
      <w:numFmt w:val="decimal"/>
      <w:isLgl/>
      <w:lvlText w:val="%1.%2.%3.%4."/>
      <w:lvlJc w:val="left"/>
      <w:pPr>
        <w:ind w:left="1080" w:hanging="720"/>
      </w:pPr>
      <w:rPr>
        <w:b w:val="0"/>
      </w:rPr>
    </w:lvl>
    <w:lvl w:ilvl="4">
      <w:start w:val="1"/>
      <w:numFmt w:val="decimal"/>
      <w:isLgl/>
      <w:lvlText w:val="%1.%2.%3.%4.%5."/>
      <w:lvlJc w:val="left"/>
      <w:pPr>
        <w:ind w:left="1440" w:hanging="1080"/>
      </w:pPr>
      <w:rPr>
        <w:b w:val="0"/>
      </w:rPr>
    </w:lvl>
    <w:lvl w:ilvl="5">
      <w:start w:val="1"/>
      <w:numFmt w:val="decimal"/>
      <w:isLgl/>
      <w:lvlText w:val="%1.%2.%3.%4.%5.%6."/>
      <w:lvlJc w:val="left"/>
      <w:pPr>
        <w:ind w:left="1440" w:hanging="1080"/>
      </w:pPr>
      <w:rPr>
        <w:b w:val="0"/>
      </w:rPr>
    </w:lvl>
    <w:lvl w:ilvl="6">
      <w:start w:val="1"/>
      <w:numFmt w:val="decimal"/>
      <w:isLgl/>
      <w:lvlText w:val="%1.%2.%3.%4.%5.%6.%7."/>
      <w:lvlJc w:val="left"/>
      <w:pPr>
        <w:ind w:left="1800" w:hanging="1440"/>
      </w:pPr>
      <w:rPr>
        <w:b w:val="0"/>
      </w:rPr>
    </w:lvl>
    <w:lvl w:ilvl="7">
      <w:start w:val="1"/>
      <w:numFmt w:val="decimal"/>
      <w:isLgl/>
      <w:lvlText w:val="%1.%2.%3.%4.%5.%6.%7.%8."/>
      <w:lvlJc w:val="left"/>
      <w:pPr>
        <w:ind w:left="1800" w:hanging="1440"/>
      </w:pPr>
      <w:rPr>
        <w:b w:val="0"/>
      </w:rPr>
    </w:lvl>
    <w:lvl w:ilvl="8">
      <w:start w:val="1"/>
      <w:numFmt w:val="decimal"/>
      <w:isLgl/>
      <w:lvlText w:val="%1.%2.%3.%4.%5.%6.%7.%8.%9."/>
      <w:lvlJc w:val="left"/>
      <w:pPr>
        <w:ind w:left="2160" w:hanging="1800"/>
      </w:pPr>
      <w:rPr>
        <w:b w:val="0"/>
      </w:rPr>
    </w:lvl>
  </w:abstractNum>
  <w:abstractNum w:abstractNumId="21" w15:restartNumberingAfterBreak="0">
    <w:nsid w:val="29C47AA1"/>
    <w:multiLevelType w:val="hybridMultilevel"/>
    <w:tmpl w:val="760E69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0FE4E30"/>
    <w:multiLevelType w:val="multilevel"/>
    <w:tmpl w:val="0972D250"/>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1857D4D"/>
    <w:multiLevelType w:val="hybridMultilevel"/>
    <w:tmpl w:val="A64E94E4"/>
    <w:lvl w:ilvl="0" w:tplc="9C980D80">
      <w:start w:val="1"/>
      <w:numFmt w:val="decimal"/>
      <w:lvlText w:val="2.1.%1."/>
      <w:lvlJc w:val="left"/>
      <w:pPr>
        <w:ind w:left="720" w:hanging="360"/>
      </w:pPr>
    </w:lvl>
    <w:lvl w:ilvl="1" w:tplc="04190019">
      <w:start w:val="1"/>
      <w:numFmt w:val="lowerLetter"/>
      <w:lvlText w:val="%2."/>
      <w:lvlJc w:val="left"/>
      <w:pPr>
        <w:ind w:left="1440" w:hanging="360"/>
      </w:pPr>
    </w:lvl>
    <w:lvl w:ilvl="2" w:tplc="9C980D80">
      <w:start w:val="1"/>
      <w:numFmt w:val="decimal"/>
      <w:lvlText w:val="2.1.%3."/>
      <w:lvlJc w:val="lef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 w15:restartNumberingAfterBreak="0">
    <w:nsid w:val="352D3B66"/>
    <w:multiLevelType w:val="multilevel"/>
    <w:tmpl w:val="D04A5392"/>
    <w:numStyleLink w:val="02"/>
  </w:abstractNum>
  <w:abstractNum w:abstractNumId="25" w15:restartNumberingAfterBreak="0">
    <w:nsid w:val="45AA4CDC"/>
    <w:multiLevelType w:val="multilevel"/>
    <w:tmpl w:val="B19090BE"/>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D9600C"/>
    <w:multiLevelType w:val="hybridMultilevel"/>
    <w:tmpl w:val="C972A010"/>
    <w:lvl w:ilvl="0" w:tplc="835CF7EC">
      <w:start w:val="1"/>
      <w:numFmt w:val="decimal"/>
      <w:lvlText w:val="2.%1."/>
      <w:lvlJc w:val="left"/>
      <w:pPr>
        <w:ind w:left="720" w:hanging="360"/>
      </w:pPr>
    </w:lvl>
    <w:lvl w:ilvl="1" w:tplc="835CF7EC">
      <w:start w:val="1"/>
      <w:numFmt w:val="decimal"/>
      <w:lvlText w:val="2.%2."/>
      <w:lvlJc w:val="left"/>
      <w:pPr>
        <w:ind w:left="1440" w:hanging="360"/>
      </w:pPr>
    </w:lvl>
    <w:lvl w:ilvl="2" w:tplc="A978DAD6">
      <w:start w:val="1"/>
      <w:numFmt w:val="decimal"/>
      <w:lvlText w:val="2.2.%3."/>
      <w:lvlJc w:val="lef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 w15:restartNumberingAfterBreak="0">
    <w:nsid w:val="499762A9"/>
    <w:multiLevelType w:val="multilevel"/>
    <w:tmpl w:val="962A6242"/>
    <w:lvl w:ilvl="0">
      <w:start w:val="10"/>
      <w:numFmt w:val="decimal"/>
      <w:lvlText w:val="%1."/>
      <w:lvlJc w:val="left"/>
      <w:pPr>
        <w:ind w:left="555" w:hanging="555"/>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4C423ADD"/>
    <w:multiLevelType w:val="hybridMultilevel"/>
    <w:tmpl w:val="C7E2CA22"/>
    <w:lvl w:ilvl="0" w:tplc="9650082A">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9" w15:restartNumberingAfterBreak="0">
    <w:nsid w:val="4C4F4AD3"/>
    <w:multiLevelType w:val="multilevel"/>
    <w:tmpl w:val="193EDE8E"/>
    <w:lvl w:ilvl="0">
      <w:start w:val="2"/>
      <w:numFmt w:val="decimal"/>
      <w:lvlText w:val="%1."/>
      <w:lvlJc w:val="left"/>
      <w:pPr>
        <w:ind w:left="672" w:hanging="672"/>
      </w:pPr>
      <w:rPr>
        <w:rFonts w:hint="default"/>
      </w:rPr>
    </w:lvl>
    <w:lvl w:ilvl="1">
      <w:start w:val="1"/>
      <w:numFmt w:val="decimal"/>
      <w:lvlText w:val="%1.%2."/>
      <w:lvlJc w:val="left"/>
      <w:pPr>
        <w:ind w:left="672" w:hanging="672"/>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3650DE4"/>
    <w:multiLevelType w:val="multilevel"/>
    <w:tmpl w:val="FE5CAFAC"/>
    <w:lvl w:ilvl="0">
      <w:start w:val="1"/>
      <w:numFmt w:val="decimal"/>
      <w:pStyle w:val="0"/>
      <w:lvlText w:val="%1."/>
      <w:lvlJc w:val="left"/>
      <w:pPr>
        <w:ind w:left="4251" w:hanging="990"/>
      </w:pPr>
      <w:rPr>
        <w:rFonts w:hint="default"/>
        <w:b/>
        <w:color w:val="auto"/>
      </w:rPr>
    </w:lvl>
    <w:lvl w:ilvl="1">
      <w:start w:val="1"/>
      <w:numFmt w:val="decimal"/>
      <w:pStyle w:val="1"/>
      <w:lvlText w:val="%1.%2."/>
      <w:lvlJc w:val="left"/>
      <w:pPr>
        <w:ind w:left="2409" w:hanging="990"/>
      </w:pPr>
      <w:rPr>
        <w:rFonts w:hint="default"/>
        <w:color w:val="auto"/>
      </w:rPr>
    </w:lvl>
    <w:lvl w:ilvl="2">
      <w:start w:val="1"/>
      <w:numFmt w:val="decimal"/>
      <w:lvlText w:val="%1.%2.%3."/>
      <w:lvlJc w:val="left"/>
      <w:pPr>
        <w:ind w:left="2124" w:hanging="990"/>
      </w:pPr>
      <w:rPr>
        <w:rFonts w:hint="default"/>
        <w:color w:val="auto"/>
      </w:rPr>
    </w:lvl>
    <w:lvl w:ilvl="3">
      <w:start w:val="1"/>
      <w:numFmt w:val="decimal"/>
      <w:lvlText w:val="%1.%2.%3.%4."/>
      <w:lvlJc w:val="left"/>
      <w:pPr>
        <w:ind w:left="2691" w:hanging="990"/>
      </w:pPr>
      <w:rPr>
        <w:rFonts w:hint="default"/>
        <w:color w:val="auto"/>
      </w:rPr>
    </w:lvl>
    <w:lvl w:ilvl="4">
      <w:start w:val="1"/>
      <w:numFmt w:val="decimal"/>
      <w:lvlText w:val="%1.%2.%3.%4.%5."/>
      <w:lvlJc w:val="left"/>
      <w:pPr>
        <w:ind w:left="3348" w:hanging="1080"/>
      </w:pPr>
      <w:rPr>
        <w:rFonts w:hint="default"/>
        <w:color w:val="auto"/>
      </w:rPr>
    </w:lvl>
    <w:lvl w:ilvl="5">
      <w:start w:val="1"/>
      <w:numFmt w:val="decimal"/>
      <w:lvlText w:val="%1.%2.%3.%4.%5.%6."/>
      <w:lvlJc w:val="left"/>
      <w:pPr>
        <w:ind w:left="3915" w:hanging="1080"/>
      </w:pPr>
      <w:rPr>
        <w:rFonts w:hint="default"/>
        <w:color w:val="auto"/>
      </w:rPr>
    </w:lvl>
    <w:lvl w:ilvl="6">
      <w:start w:val="1"/>
      <w:numFmt w:val="decimal"/>
      <w:lvlText w:val="%1.%2.%3.%4.%5.%6.%7."/>
      <w:lvlJc w:val="left"/>
      <w:pPr>
        <w:ind w:left="4842" w:hanging="1440"/>
      </w:pPr>
      <w:rPr>
        <w:rFonts w:hint="default"/>
        <w:color w:val="auto"/>
      </w:rPr>
    </w:lvl>
    <w:lvl w:ilvl="7">
      <w:start w:val="1"/>
      <w:numFmt w:val="decimal"/>
      <w:lvlText w:val="%1.%2.%3.%4.%5.%6.%7.%8."/>
      <w:lvlJc w:val="left"/>
      <w:pPr>
        <w:ind w:left="5409" w:hanging="1440"/>
      </w:pPr>
      <w:rPr>
        <w:rFonts w:hint="default"/>
        <w:color w:val="auto"/>
      </w:rPr>
    </w:lvl>
    <w:lvl w:ilvl="8">
      <w:start w:val="1"/>
      <w:numFmt w:val="decimal"/>
      <w:lvlText w:val="%1.%2.%3.%4.%5.%6.%7.%8.%9."/>
      <w:lvlJc w:val="left"/>
      <w:pPr>
        <w:ind w:left="6336" w:hanging="1800"/>
      </w:pPr>
      <w:rPr>
        <w:rFonts w:hint="default"/>
        <w:color w:val="auto"/>
      </w:rPr>
    </w:lvl>
  </w:abstractNum>
  <w:abstractNum w:abstractNumId="31" w15:restartNumberingAfterBreak="0">
    <w:nsid w:val="53911666"/>
    <w:multiLevelType w:val="multilevel"/>
    <w:tmpl w:val="F7006C28"/>
    <w:lvl w:ilvl="0">
      <w:start w:val="2"/>
      <w:numFmt w:val="decimal"/>
      <w:lvlText w:val="%1."/>
      <w:lvlJc w:val="left"/>
      <w:pPr>
        <w:ind w:left="885" w:hanging="885"/>
      </w:pPr>
    </w:lvl>
    <w:lvl w:ilvl="1">
      <w:start w:val="2"/>
      <w:numFmt w:val="decimal"/>
      <w:lvlText w:val="%1.%2."/>
      <w:lvlJc w:val="left"/>
      <w:pPr>
        <w:ind w:left="885" w:hanging="885"/>
      </w:pPr>
    </w:lvl>
    <w:lvl w:ilvl="2">
      <w:start w:val="3"/>
      <w:numFmt w:val="decimal"/>
      <w:lvlText w:val="%1.%2.%3."/>
      <w:lvlJc w:val="left"/>
      <w:pPr>
        <w:ind w:left="885" w:hanging="88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2" w15:restartNumberingAfterBreak="0">
    <w:nsid w:val="5A3C699E"/>
    <w:multiLevelType w:val="hybridMultilevel"/>
    <w:tmpl w:val="3B56E0D0"/>
    <w:lvl w:ilvl="0" w:tplc="6AB8AD14">
      <w:start w:val="1"/>
      <w:numFmt w:val="decimal"/>
      <w:lvlText w:val="4.%1."/>
      <w:lvlJc w:val="left"/>
      <w:pPr>
        <w:ind w:left="720" w:hanging="360"/>
      </w:pPr>
      <w:rPr>
        <w:rFonts w:ascii="Times New Roman" w:hAnsi="Times New Roman" w:cs="Times New Roman" w:hint="default"/>
        <w:sz w:val="28"/>
        <w:szCs w:val="28"/>
      </w:rPr>
    </w:lvl>
    <w:lvl w:ilvl="1" w:tplc="3814BB22">
      <w:start w:val="1"/>
      <w:numFmt w:val="decimal"/>
      <w:lvlText w:val="4.%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E6A639E"/>
    <w:multiLevelType w:val="hybridMultilevel"/>
    <w:tmpl w:val="C9348A58"/>
    <w:lvl w:ilvl="0" w:tplc="13C0FF42">
      <w:start w:val="1"/>
      <w:numFmt w:val="decimal"/>
      <w:lvlText w:val="5.%1."/>
      <w:lvlJc w:val="left"/>
      <w:pPr>
        <w:ind w:left="720" w:hanging="360"/>
      </w:pPr>
    </w:lvl>
    <w:lvl w:ilvl="1" w:tplc="13C0FF42">
      <w:start w:val="1"/>
      <w:numFmt w:val="decimal"/>
      <w:lvlText w:val="5.%2."/>
      <w:lvlJc w:val="left"/>
      <w:pPr>
        <w:ind w:left="67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4" w15:restartNumberingAfterBreak="0">
    <w:nsid w:val="66F46EEF"/>
    <w:multiLevelType w:val="hybridMultilevel"/>
    <w:tmpl w:val="3B32354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5" w15:restartNumberingAfterBreak="0">
    <w:nsid w:val="6C5C4EB4"/>
    <w:multiLevelType w:val="hybridMultilevel"/>
    <w:tmpl w:val="3B7426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D0B0C78"/>
    <w:multiLevelType w:val="hybridMultilevel"/>
    <w:tmpl w:val="EB20D7DC"/>
    <w:lvl w:ilvl="0" w:tplc="7F4C24A0">
      <w:start w:val="1"/>
      <w:numFmt w:val="decimal"/>
      <w:lvlText w:val="3.%1."/>
      <w:lvlJc w:val="left"/>
      <w:pPr>
        <w:ind w:left="720" w:hanging="360"/>
      </w:pPr>
      <w:rPr>
        <w:rFonts w:hint="default"/>
      </w:rPr>
    </w:lvl>
    <w:lvl w:ilvl="1" w:tplc="CC80D350">
      <w:start w:val="1"/>
      <w:numFmt w:val="decimal"/>
      <w:lvlText w:val="3.%2."/>
      <w:lvlJc w:val="left"/>
      <w:pPr>
        <w:ind w:left="360" w:hanging="360"/>
      </w:pPr>
      <w:rPr>
        <w:rFonts w:hint="default"/>
        <w:i w:val="0"/>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F3B0B66"/>
    <w:multiLevelType w:val="multilevel"/>
    <w:tmpl w:val="F5543096"/>
    <w:lvl w:ilvl="0">
      <w:start w:val="2"/>
      <w:numFmt w:val="decimal"/>
      <w:lvlText w:val="%1."/>
      <w:lvlJc w:val="left"/>
      <w:pPr>
        <w:ind w:left="672" w:hanging="672"/>
      </w:pPr>
      <w:rPr>
        <w:rFonts w:hint="default"/>
      </w:rPr>
    </w:lvl>
    <w:lvl w:ilvl="1">
      <w:start w:val="1"/>
      <w:numFmt w:val="decimal"/>
      <w:lvlText w:val="%1.%2."/>
      <w:lvlJc w:val="left"/>
      <w:pPr>
        <w:ind w:left="672" w:hanging="672"/>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1D54D82"/>
    <w:multiLevelType w:val="multilevel"/>
    <w:tmpl w:val="D04A5392"/>
    <w:styleLink w:val="02"/>
    <w:lvl w:ilvl="0">
      <w:start w:val="1"/>
      <w:numFmt w:val="decimal"/>
      <w:pStyle w:val="a"/>
      <w:lvlText w:val="%1."/>
      <w:lvlJc w:val="left"/>
      <w:pPr>
        <w:tabs>
          <w:tab w:val="num" w:pos="709"/>
        </w:tabs>
        <w:ind w:left="0" w:firstLine="0"/>
      </w:pPr>
      <w:rPr>
        <w:rFonts w:ascii="Calibri" w:hAnsi="Calibri" w:hint="default"/>
        <w:b w:val="0"/>
        <w:i w:val="0"/>
      </w:rPr>
    </w:lvl>
    <w:lvl w:ilvl="1">
      <w:start w:val="1"/>
      <w:numFmt w:val="decimal"/>
      <w:pStyle w:val="a0"/>
      <w:lvlText w:val="%1.%2."/>
      <w:lvlJc w:val="left"/>
      <w:pPr>
        <w:tabs>
          <w:tab w:val="num" w:pos="709"/>
        </w:tabs>
        <w:ind w:left="0" w:firstLine="0"/>
      </w:pPr>
      <w:rPr>
        <w:rFonts w:ascii="Calibri" w:hAnsi="Calibri" w:hint="default"/>
      </w:rPr>
    </w:lvl>
    <w:lvl w:ilvl="2">
      <w:start w:val="1"/>
      <w:numFmt w:val="decimal"/>
      <w:pStyle w:val="a1"/>
      <w:lvlText w:val="%1.%2.%3."/>
      <w:lvlJc w:val="left"/>
      <w:pPr>
        <w:tabs>
          <w:tab w:val="num" w:pos="709"/>
        </w:tabs>
        <w:ind w:left="0" w:firstLine="0"/>
      </w:pPr>
      <w:rPr>
        <w:rFonts w:ascii="Calibri" w:hAnsi="Calibri" w:hint="default"/>
      </w:rPr>
    </w:lvl>
    <w:lvl w:ilvl="3">
      <w:start w:val="1"/>
      <w:numFmt w:val="bullet"/>
      <w:lvlText w:val=""/>
      <w:lvlJc w:val="left"/>
      <w:pPr>
        <w:tabs>
          <w:tab w:val="num" w:pos="1418"/>
        </w:tabs>
        <w:ind w:left="709" w:firstLine="0"/>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8A41111"/>
    <w:multiLevelType w:val="multilevel"/>
    <w:tmpl w:val="BF2227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B193B4C"/>
    <w:multiLevelType w:val="multilevel"/>
    <w:tmpl w:val="197AB56C"/>
    <w:lvl w:ilvl="0">
      <w:start w:val="5"/>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04674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43941152">
    <w:abstractNumId w:val="7"/>
  </w:num>
  <w:num w:numId="3" w16cid:durableId="516847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7308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973084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277634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8958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5921185">
    <w:abstractNumId w:val="31"/>
    <w:lvlOverride w:ilvl="0">
      <w:startOverride w:val="2"/>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1650980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921071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36579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688431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636753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41408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758927">
    <w:abstractNumId w:val="28"/>
  </w:num>
  <w:num w:numId="16" w16cid:durableId="4579155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77589024">
    <w:abstractNumId w:val="35"/>
  </w:num>
  <w:num w:numId="18" w16cid:durableId="193008295">
    <w:abstractNumId w:val="20"/>
  </w:num>
  <w:num w:numId="19" w16cid:durableId="1503928505">
    <w:abstractNumId w:val="15"/>
  </w:num>
  <w:num w:numId="20" w16cid:durableId="1371029301">
    <w:abstractNumId w:val="32"/>
  </w:num>
  <w:num w:numId="21" w16cid:durableId="5212298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19169556">
    <w:abstractNumId w:val="29"/>
  </w:num>
  <w:num w:numId="23" w16cid:durableId="849412362">
    <w:abstractNumId w:val="12"/>
  </w:num>
  <w:num w:numId="24" w16cid:durableId="143359990">
    <w:abstractNumId w:val="27"/>
  </w:num>
  <w:num w:numId="25" w16cid:durableId="1335839039">
    <w:abstractNumId w:val="16"/>
  </w:num>
  <w:num w:numId="26" w16cid:durableId="708917648">
    <w:abstractNumId w:val="36"/>
  </w:num>
  <w:num w:numId="27" w16cid:durableId="993417341">
    <w:abstractNumId w:val="37"/>
  </w:num>
  <w:num w:numId="28" w16cid:durableId="1051223996">
    <w:abstractNumId w:val="39"/>
  </w:num>
  <w:num w:numId="29" w16cid:durableId="916286462">
    <w:abstractNumId w:val="34"/>
  </w:num>
  <w:num w:numId="30" w16cid:durableId="759252403">
    <w:abstractNumId w:val="13"/>
  </w:num>
  <w:num w:numId="31" w16cid:durableId="1600333607">
    <w:abstractNumId w:val="14"/>
  </w:num>
  <w:num w:numId="32" w16cid:durableId="1930310035">
    <w:abstractNumId w:val="22"/>
  </w:num>
  <w:num w:numId="33" w16cid:durableId="1740787434">
    <w:abstractNumId w:val="0"/>
  </w:num>
  <w:num w:numId="34" w16cid:durableId="1687364136">
    <w:abstractNumId w:val="26"/>
  </w:num>
  <w:num w:numId="35" w16cid:durableId="1232424004">
    <w:abstractNumId w:val="18"/>
  </w:num>
  <w:num w:numId="36" w16cid:durableId="14758304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40063636">
    <w:abstractNumId w:val="38"/>
  </w:num>
  <w:num w:numId="38" w16cid:durableId="1361929132">
    <w:abstractNumId w:val="24"/>
    <w:lvlOverride w:ilvl="0">
      <w:lvl w:ilvl="0">
        <w:start w:val="1"/>
        <w:numFmt w:val="decimal"/>
        <w:pStyle w:val="a"/>
        <w:lvlText w:val="%1."/>
        <w:lvlJc w:val="left"/>
        <w:pPr>
          <w:tabs>
            <w:tab w:val="num" w:pos="709"/>
          </w:tabs>
          <w:ind w:left="0" w:firstLine="0"/>
        </w:pPr>
        <w:rPr>
          <w:rFonts w:ascii="Georgia" w:hAnsi="Georgia" w:hint="default"/>
          <w:b/>
          <w:i w:val="0"/>
        </w:rPr>
      </w:lvl>
    </w:lvlOverride>
    <w:lvlOverride w:ilvl="1">
      <w:lvl w:ilvl="1">
        <w:start w:val="1"/>
        <w:numFmt w:val="decimal"/>
        <w:pStyle w:val="a0"/>
        <w:lvlText w:val="%1.%2."/>
        <w:lvlJc w:val="left"/>
        <w:pPr>
          <w:tabs>
            <w:tab w:val="num" w:pos="709"/>
          </w:tabs>
          <w:ind w:left="0" w:firstLine="0"/>
        </w:pPr>
        <w:rPr>
          <w:rFonts w:ascii="Georgia" w:hAnsi="Georgia" w:hint="default"/>
          <w:b/>
        </w:rPr>
      </w:lvl>
    </w:lvlOverride>
    <w:lvlOverride w:ilvl="2">
      <w:lvl w:ilvl="2">
        <w:start w:val="1"/>
        <w:numFmt w:val="decimal"/>
        <w:pStyle w:val="a1"/>
        <w:lvlText w:val="%1.%2.%3."/>
        <w:lvlJc w:val="left"/>
        <w:pPr>
          <w:tabs>
            <w:tab w:val="num" w:pos="709"/>
          </w:tabs>
          <w:ind w:left="0" w:firstLine="0"/>
        </w:pPr>
        <w:rPr>
          <w:rFonts w:ascii="Georgia" w:hAnsi="Georgia" w:hint="default"/>
          <w:b w:val="0"/>
        </w:rPr>
      </w:lvl>
    </w:lvlOverride>
  </w:num>
  <w:num w:numId="39" w16cid:durableId="876552971">
    <w:abstractNumId w:val="40"/>
  </w:num>
  <w:num w:numId="40" w16cid:durableId="735470916">
    <w:abstractNumId w:val="30"/>
  </w:num>
  <w:num w:numId="41" w16cid:durableId="1764104899">
    <w:abstractNumId w:val="25"/>
  </w:num>
  <w:num w:numId="42" w16cid:durableId="4488211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50069512">
    <w:abstractNumId w:val="21"/>
  </w:num>
  <w:num w:numId="44" w16cid:durableId="856307799">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Марина Богданова">
    <w15:presenceInfo w15:providerId="Windows Live" w15:userId="47dfb4f8adb4f9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trackRevisions/>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01E"/>
    <w:rsid w:val="000104B3"/>
    <w:rsid w:val="00010787"/>
    <w:rsid w:val="00020556"/>
    <w:rsid w:val="00027FB4"/>
    <w:rsid w:val="00032D88"/>
    <w:rsid w:val="00052BAB"/>
    <w:rsid w:val="00061D21"/>
    <w:rsid w:val="00065A5C"/>
    <w:rsid w:val="0007520D"/>
    <w:rsid w:val="000A6454"/>
    <w:rsid w:val="000B1D80"/>
    <w:rsid w:val="000B4D63"/>
    <w:rsid w:val="000D10F9"/>
    <w:rsid w:val="000D2CDB"/>
    <w:rsid w:val="000E6539"/>
    <w:rsid w:val="000F1342"/>
    <w:rsid w:val="000F6D8A"/>
    <w:rsid w:val="000F6DD3"/>
    <w:rsid w:val="00102CA0"/>
    <w:rsid w:val="00107D3A"/>
    <w:rsid w:val="00127130"/>
    <w:rsid w:val="001421F3"/>
    <w:rsid w:val="001473E8"/>
    <w:rsid w:val="00151E3A"/>
    <w:rsid w:val="0015381A"/>
    <w:rsid w:val="00167CF6"/>
    <w:rsid w:val="0018032A"/>
    <w:rsid w:val="00190842"/>
    <w:rsid w:val="00192AD6"/>
    <w:rsid w:val="001A09B5"/>
    <w:rsid w:val="001A2109"/>
    <w:rsid w:val="001A3CE0"/>
    <w:rsid w:val="001A47D7"/>
    <w:rsid w:val="001B7531"/>
    <w:rsid w:val="001C47DE"/>
    <w:rsid w:val="001E0FC0"/>
    <w:rsid w:val="00213F37"/>
    <w:rsid w:val="00216422"/>
    <w:rsid w:val="00217100"/>
    <w:rsid w:val="002308CC"/>
    <w:rsid w:val="00235C86"/>
    <w:rsid w:val="00263030"/>
    <w:rsid w:val="00283BE7"/>
    <w:rsid w:val="00285D6D"/>
    <w:rsid w:val="00291A63"/>
    <w:rsid w:val="0029356D"/>
    <w:rsid w:val="002D1899"/>
    <w:rsid w:val="002D313F"/>
    <w:rsid w:val="002F6FB0"/>
    <w:rsid w:val="002F75B2"/>
    <w:rsid w:val="00305C62"/>
    <w:rsid w:val="00333C95"/>
    <w:rsid w:val="00357E70"/>
    <w:rsid w:val="0036136D"/>
    <w:rsid w:val="00365314"/>
    <w:rsid w:val="00376CFA"/>
    <w:rsid w:val="00383B5D"/>
    <w:rsid w:val="003A0C10"/>
    <w:rsid w:val="003B19D4"/>
    <w:rsid w:val="003C6F46"/>
    <w:rsid w:val="003E1230"/>
    <w:rsid w:val="003F25BF"/>
    <w:rsid w:val="003F3462"/>
    <w:rsid w:val="00411F29"/>
    <w:rsid w:val="004172ED"/>
    <w:rsid w:val="00440295"/>
    <w:rsid w:val="00443604"/>
    <w:rsid w:val="0044666B"/>
    <w:rsid w:val="004551C1"/>
    <w:rsid w:val="004629D0"/>
    <w:rsid w:val="004644D9"/>
    <w:rsid w:val="004651B2"/>
    <w:rsid w:val="004660F6"/>
    <w:rsid w:val="00470B35"/>
    <w:rsid w:val="00471454"/>
    <w:rsid w:val="00477F4D"/>
    <w:rsid w:val="00483290"/>
    <w:rsid w:val="004A21B4"/>
    <w:rsid w:val="004B001E"/>
    <w:rsid w:val="004D2B56"/>
    <w:rsid w:val="004D328F"/>
    <w:rsid w:val="004E1E8A"/>
    <w:rsid w:val="004F2A77"/>
    <w:rsid w:val="004F671E"/>
    <w:rsid w:val="0051163C"/>
    <w:rsid w:val="0052540B"/>
    <w:rsid w:val="00530C3A"/>
    <w:rsid w:val="00550616"/>
    <w:rsid w:val="00551547"/>
    <w:rsid w:val="00554359"/>
    <w:rsid w:val="00567584"/>
    <w:rsid w:val="00567662"/>
    <w:rsid w:val="00571A4F"/>
    <w:rsid w:val="00575EF1"/>
    <w:rsid w:val="00584620"/>
    <w:rsid w:val="0058561A"/>
    <w:rsid w:val="005B16BD"/>
    <w:rsid w:val="005B35FD"/>
    <w:rsid w:val="005B56A0"/>
    <w:rsid w:val="005D1D6C"/>
    <w:rsid w:val="005D374C"/>
    <w:rsid w:val="005D7AB4"/>
    <w:rsid w:val="005E1E71"/>
    <w:rsid w:val="005F0025"/>
    <w:rsid w:val="006022EA"/>
    <w:rsid w:val="00611308"/>
    <w:rsid w:val="00617A29"/>
    <w:rsid w:val="00626A7B"/>
    <w:rsid w:val="00632031"/>
    <w:rsid w:val="00644202"/>
    <w:rsid w:val="00657E7E"/>
    <w:rsid w:val="00662BBA"/>
    <w:rsid w:val="00663B75"/>
    <w:rsid w:val="00670A47"/>
    <w:rsid w:val="006732A1"/>
    <w:rsid w:val="00676EE1"/>
    <w:rsid w:val="00681FD0"/>
    <w:rsid w:val="00684E97"/>
    <w:rsid w:val="006A75AD"/>
    <w:rsid w:val="006B39DC"/>
    <w:rsid w:val="006C38AA"/>
    <w:rsid w:val="006C3E16"/>
    <w:rsid w:val="006D1A2D"/>
    <w:rsid w:val="006D1F7B"/>
    <w:rsid w:val="006D5D15"/>
    <w:rsid w:val="006D72EB"/>
    <w:rsid w:val="006E3701"/>
    <w:rsid w:val="006E4DAE"/>
    <w:rsid w:val="006F3DBA"/>
    <w:rsid w:val="007029CC"/>
    <w:rsid w:val="007213FA"/>
    <w:rsid w:val="007252F8"/>
    <w:rsid w:val="007259E3"/>
    <w:rsid w:val="007308ED"/>
    <w:rsid w:val="0073091B"/>
    <w:rsid w:val="00745AE7"/>
    <w:rsid w:val="00746C7D"/>
    <w:rsid w:val="00747E74"/>
    <w:rsid w:val="00763DAF"/>
    <w:rsid w:val="00776598"/>
    <w:rsid w:val="00792E4A"/>
    <w:rsid w:val="007A1E09"/>
    <w:rsid w:val="007A3FE4"/>
    <w:rsid w:val="007A4E8A"/>
    <w:rsid w:val="007A7A6D"/>
    <w:rsid w:val="007C6667"/>
    <w:rsid w:val="007D312A"/>
    <w:rsid w:val="007D6E50"/>
    <w:rsid w:val="007E3567"/>
    <w:rsid w:val="007F0441"/>
    <w:rsid w:val="00811615"/>
    <w:rsid w:val="008711E3"/>
    <w:rsid w:val="0087415F"/>
    <w:rsid w:val="00885831"/>
    <w:rsid w:val="00895AAF"/>
    <w:rsid w:val="008C0BA1"/>
    <w:rsid w:val="008C3BA4"/>
    <w:rsid w:val="008D78FD"/>
    <w:rsid w:val="008F2BB8"/>
    <w:rsid w:val="00902EFC"/>
    <w:rsid w:val="0090553D"/>
    <w:rsid w:val="0090651E"/>
    <w:rsid w:val="0090694B"/>
    <w:rsid w:val="009071A0"/>
    <w:rsid w:val="00907601"/>
    <w:rsid w:val="00911158"/>
    <w:rsid w:val="0091321C"/>
    <w:rsid w:val="00923387"/>
    <w:rsid w:val="00924D50"/>
    <w:rsid w:val="00947F7B"/>
    <w:rsid w:val="00951037"/>
    <w:rsid w:val="00955B17"/>
    <w:rsid w:val="009678DA"/>
    <w:rsid w:val="00971C12"/>
    <w:rsid w:val="00975825"/>
    <w:rsid w:val="00981BDD"/>
    <w:rsid w:val="0098681E"/>
    <w:rsid w:val="009A33FA"/>
    <w:rsid w:val="009B6D32"/>
    <w:rsid w:val="009C2FB2"/>
    <w:rsid w:val="009C468D"/>
    <w:rsid w:val="009D77A5"/>
    <w:rsid w:val="009E5201"/>
    <w:rsid w:val="009F3510"/>
    <w:rsid w:val="00A208A7"/>
    <w:rsid w:val="00A2358E"/>
    <w:rsid w:val="00A27BA9"/>
    <w:rsid w:val="00A315D3"/>
    <w:rsid w:val="00A346DA"/>
    <w:rsid w:val="00A41F96"/>
    <w:rsid w:val="00A42C32"/>
    <w:rsid w:val="00A46CFC"/>
    <w:rsid w:val="00A54217"/>
    <w:rsid w:val="00A60010"/>
    <w:rsid w:val="00A66295"/>
    <w:rsid w:val="00A75E3D"/>
    <w:rsid w:val="00A76CBC"/>
    <w:rsid w:val="00A77FD6"/>
    <w:rsid w:val="00A8439D"/>
    <w:rsid w:val="00A9135A"/>
    <w:rsid w:val="00A916C8"/>
    <w:rsid w:val="00A94D45"/>
    <w:rsid w:val="00A95C9E"/>
    <w:rsid w:val="00A97FB6"/>
    <w:rsid w:val="00AA0897"/>
    <w:rsid w:val="00AF4D58"/>
    <w:rsid w:val="00B01E6D"/>
    <w:rsid w:val="00B240A7"/>
    <w:rsid w:val="00B25FE7"/>
    <w:rsid w:val="00B535F0"/>
    <w:rsid w:val="00B7119E"/>
    <w:rsid w:val="00B76914"/>
    <w:rsid w:val="00B94F6C"/>
    <w:rsid w:val="00BA5D88"/>
    <w:rsid w:val="00BA78A6"/>
    <w:rsid w:val="00BB10A7"/>
    <w:rsid w:val="00BC2ABD"/>
    <w:rsid w:val="00BC51CD"/>
    <w:rsid w:val="00BF09DD"/>
    <w:rsid w:val="00BF4C97"/>
    <w:rsid w:val="00BF65CC"/>
    <w:rsid w:val="00C026E9"/>
    <w:rsid w:val="00C1442D"/>
    <w:rsid w:val="00C157BE"/>
    <w:rsid w:val="00C15A78"/>
    <w:rsid w:val="00C34B55"/>
    <w:rsid w:val="00C40BCD"/>
    <w:rsid w:val="00C40FD1"/>
    <w:rsid w:val="00C413D9"/>
    <w:rsid w:val="00C4497E"/>
    <w:rsid w:val="00C67ACC"/>
    <w:rsid w:val="00C67B6E"/>
    <w:rsid w:val="00C70ED3"/>
    <w:rsid w:val="00C7448A"/>
    <w:rsid w:val="00CA684F"/>
    <w:rsid w:val="00CB4E7B"/>
    <w:rsid w:val="00CB5507"/>
    <w:rsid w:val="00CC1E30"/>
    <w:rsid w:val="00CD208B"/>
    <w:rsid w:val="00CD49B3"/>
    <w:rsid w:val="00CE6A72"/>
    <w:rsid w:val="00CF298B"/>
    <w:rsid w:val="00D1141C"/>
    <w:rsid w:val="00D44250"/>
    <w:rsid w:val="00D44BEC"/>
    <w:rsid w:val="00D60F2B"/>
    <w:rsid w:val="00D7247C"/>
    <w:rsid w:val="00DA04A3"/>
    <w:rsid w:val="00DB0ADE"/>
    <w:rsid w:val="00DB2FEC"/>
    <w:rsid w:val="00DB697E"/>
    <w:rsid w:val="00DC4439"/>
    <w:rsid w:val="00DE391D"/>
    <w:rsid w:val="00DF21D8"/>
    <w:rsid w:val="00E04E57"/>
    <w:rsid w:val="00E17D11"/>
    <w:rsid w:val="00E23A07"/>
    <w:rsid w:val="00E27554"/>
    <w:rsid w:val="00E331CC"/>
    <w:rsid w:val="00E505B4"/>
    <w:rsid w:val="00E60053"/>
    <w:rsid w:val="00E64917"/>
    <w:rsid w:val="00E74682"/>
    <w:rsid w:val="00E77F02"/>
    <w:rsid w:val="00E91208"/>
    <w:rsid w:val="00E9296F"/>
    <w:rsid w:val="00E9484F"/>
    <w:rsid w:val="00EC339E"/>
    <w:rsid w:val="00EC4EAE"/>
    <w:rsid w:val="00EE5258"/>
    <w:rsid w:val="00F00420"/>
    <w:rsid w:val="00F015C0"/>
    <w:rsid w:val="00F0542D"/>
    <w:rsid w:val="00F0562B"/>
    <w:rsid w:val="00F058C7"/>
    <w:rsid w:val="00F212B2"/>
    <w:rsid w:val="00F25804"/>
    <w:rsid w:val="00F33668"/>
    <w:rsid w:val="00F33E9F"/>
    <w:rsid w:val="00F443CB"/>
    <w:rsid w:val="00F44AFF"/>
    <w:rsid w:val="00F44D2A"/>
    <w:rsid w:val="00F6676A"/>
    <w:rsid w:val="00F66A97"/>
    <w:rsid w:val="00F71E6E"/>
    <w:rsid w:val="00F912A9"/>
    <w:rsid w:val="00FD5830"/>
    <w:rsid w:val="00FD6AF4"/>
    <w:rsid w:val="00FE0253"/>
    <w:rsid w:val="00FE61A9"/>
    <w:rsid w:val="00FF4F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B2DB1"/>
  <w15:chartTrackingRefBased/>
  <w15:docId w15:val="{8FEF617D-EDFD-459D-A295-51078C57A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uiPriority w:val="99"/>
    <w:qFormat/>
    <w:rsid w:val="004644D9"/>
    <w:pPr>
      <w:spacing w:after="0" w:line="240" w:lineRule="auto"/>
    </w:pPr>
    <w:rPr>
      <w:rFonts w:ascii="Times New Roman" w:eastAsia="Times New Roman" w:hAnsi="Times New Roman" w:cs="Times New Roman"/>
      <w:sz w:val="24"/>
      <w:szCs w:val="24"/>
      <w:lang w:eastAsia="ru-RU"/>
    </w:rPr>
  </w:style>
  <w:style w:type="paragraph" w:styleId="4">
    <w:name w:val="heading 4"/>
    <w:basedOn w:val="a2"/>
    <w:next w:val="a2"/>
    <w:link w:val="40"/>
    <w:uiPriority w:val="9"/>
    <w:semiHidden/>
    <w:unhideWhenUsed/>
    <w:qFormat/>
    <w:rsid w:val="004644D9"/>
    <w:pPr>
      <w:keepNext/>
      <w:spacing w:before="240" w:after="60"/>
      <w:outlineLvl w:val="3"/>
    </w:pPr>
    <w:rPr>
      <w:rFonts w:ascii="Calibri" w:hAnsi="Calibri"/>
      <w:b/>
      <w:bCs/>
      <w:sz w:val="28"/>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40">
    <w:name w:val="Заголовок 4 Знак"/>
    <w:basedOn w:val="a3"/>
    <w:link w:val="4"/>
    <w:uiPriority w:val="9"/>
    <w:semiHidden/>
    <w:rsid w:val="004644D9"/>
    <w:rPr>
      <w:rFonts w:ascii="Calibri" w:eastAsia="Times New Roman" w:hAnsi="Calibri" w:cs="Times New Roman"/>
      <w:b/>
      <w:bCs/>
      <w:sz w:val="28"/>
      <w:szCs w:val="28"/>
      <w:lang w:eastAsia="ru-RU"/>
    </w:rPr>
  </w:style>
  <w:style w:type="character" w:styleId="a6">
    <w:name w:val="Hyperlink"/>
    <w:basedOn w:val="a3"/>
    <w:uiPriority w:val="99"/>
    <w:unhideWhenUsed/>
    <w:rsid w:val="004644D9"/>
    <w:rPr>
      <w:color w:val="0563C1" w:themeColor="hyperlink"/>
      <w:u w:val="single"/>
    </w:rPr>
  </w:style>
  <w:style w:type="paragraph" w:styleId="a7">
    <w:name w:val="Title"/>
    <w:basedOn w:val="a2"/>
    <w:link w:val="a8"/>
    <w:qFormat/>
    <w:rsid w:val="004644D9"/>
    <w:pPr>
      <w:jc w:val="center"/>
    </w:pPr>
    <w:rPr>
      <w:szCs w:val="20"/>
    </w:rPr>
  </w:style>
  <w:style w:type="character" w:customStyle="1" w:styleId="a8">
    <w:name w:val="Заголовок Знак"/>
    <w:basedOn w:val="a3"/>
    <w:link w:val="a7"/>
    <w:rsid w:val="004644D9"/>
    <w:rPr>
      <w:rFonts w:ascii="Times New Roman" w:eastAsia="Times New Roman" w:hAnsi="Times New Roman" w:cs="Times New Roman"/>
      <w:sz w:val="24"/>
      <w:szCs w:val="20"/>
      <w:lang w:eastAsia="ru-RU"/>
    </w:rPr>
  </w:style>
  <w:style w:type="paragraph" w:styleId="a9">
    <w:name w:val="Body Text"/>
    <w:basedOn w:val="a2"/>
    <w:link w:val="aa"/>
    <w:uiPriority w:val="99"/>
    <w:unhideWhenUsed/>
    <w:rsid w:val="004644D9"/>
    <w:pPr>
      <w:spacing w:after="120"/>
    </w:pPr>
    <w:rPr>
      <w:rFonts w:ascii="Arial" w:hAnsi="Arial" w:cs="Arial"/>
      <w:b/>
      <w:sz w:val="22"/>
      <w:szCs w:val="22"/>
    </w:rPr>
  </w:style>
  <w:style w:type="character" w:customStyle="1" w:styleId="aa">
    <w:name w:val="Основной текст Знак"/>
    <w:basedOn w:val="a3"/>
    <w:link w:val="a9"/>
    <w:uiPriority w:val="99"/>
    <w:rsid w:val="004644D9"/>
    <w:rPr>
      <w:rFonts w:ascii="Arial" w:eastAsia="Times New Roman" w:hAnsi="Arial" w:cs="Arial"/>
      <w:b/>
      <w:lang w:eastAsia="ru-RU"/>
    </w:rPr>
  </w:style>
  <w:style w:type="paragraph" w:styleId="3">
    <w:name w:val="Body Text 3"/>
    <w:basedOn w:val="a2"/>
    <w:link w:val="30"/>
    <w:uiPriority w:val="99"/>
    <w:unhideWhenUsed/>
    <w:rsid w:val="004644D9"/>
    <w:pPr>
      <w:spacing w:after="120"/>
    </w:pPr>
    <w:rPr>
      <w:sz w:val="16"/>
      <w:szCs w:val="16"/>
    </w:rPr>
  </w:style>
  <w:style w:type="character" w:customStyle="1" w:styleId="30">
    <w:name w:val="Основной текст 3 Знак"/>
    <w:basedOn w:val="a3"/>
    <w:link w:val="3"/>
    <w:uiPriority w:val="99"/>
    <w:rsid w:val="004644D9"/>
    <w:rPr>
      <w:rFonts w:ascii="Times New Roman" w:eastAsia="Times New Roman" w:hAnsi="Times New Roman" w:cs="Times New Roman"/>
      <w:sz w:val="16"/>
      <w:szCs w:val="16"/>
      <w:lang w:eastAsia="ru-RU"/>
    </w:rPr>
  </w:style>
  <w:style w:type="paragraph" w:styleId="31">
    <w:name w:val="Body Text Indent 3"/>
    <w:basedOn w:val="a2"/>
    <w:link w:val="32"/>
    <w:uiPriority w:val="99"/>
    <w:semiHidden/>
    <w:unhideWhenUsed/>
    <w:rsid w:val="004644D9"/>
    <w:pPr>
      <w:spacing w:after="120"/>
      <w:ind w:left="283"/>
    </w:pPr>
    <w:rPr>
      <w:sz w:val="16"/>
      <w:szCs w:val="16"/>
    </w:rPr>
  </w:style>
  <w:style w:type="character" w:customStyle="1" w:styleId="32">
    <w:name w:val="Основной текст с отступом 3 Знак"/>
    <w:basedOn w:val="a3"/>
    <w:link w:val="31"/>
    <w:uiPriority w:val="99"/>
    <w:semiHidden/>
    <w:rsid w:val="004644D9"/>
    <w:rPr>
      <w:rFonts w:ascii="Times New Roman" w:eastAsia="Times New Roman" w:hAnsi="Times New Roman" w:cs="Times New Roman"/>
      <w:sz w:val="16"/>
      <w:szCs w:val="16"/>
      <w:lang w:eastAsia="ru-RU"/>
    </w:rPr>
  </w:style>
  <w:style w:type="character" w:customStyle="1" w:styleId="ab">
    <w:name w:val="Абзац списка Знак"/>
    <w:aliases w:val="Num Bullet 1 Знак,Bullet Number Знак,Индексы Знак,it_List1 Знак,Светлый список - Акцент 51 Знак,1 Знак,UL Знак,Варианты ответов Знак,Абзац списка2 Знак,List Paragraph1 Знак,List Paragraph Знак,Текст с номером Знак,ПАРАГРАФ Знак"/>
    <w:link w:val="ac"/>
    <w:uiPriority w:val="34"/>
    <w:locked/>
    <w:rsid w:val="004644D9"/>
    <w:rPr>
      <w:rFonts w:ascii="Times New Roman" w:eastAsia="Times New Roman" w:hAnsi="Times New Roman" w:cs="Times New Roman"/>
      <w:sz w:val="24"/>
      <w:szCs w:val="24"/>
      <w:lang w:eastAsia="ru-RU"/>
    </w:rPr>
  </w:style>
  <w:style w:type="paragraph" w:styleId="ac">
    <w:name w:val="List Paragraph"/>
    <w:aliases w:val="Num Bullet 1,Bullet Number,Индексы,it_List1,Светлый список - Акцент 51,1,UL,Варианты ответов,Абзац списка2,List Paragraph1,List Paragraph,Текст с номером,ПАРАГРАФ,Список нумерованный цифры,Table-Normal,RSHB_Table-Normal,Bullet List,FooterTe"/>
    <w:basedOn w:val="a2"/>
    <w:link w:val="ab"/>
    <w:uiPriority w:val="34"/>
    <w:qFormat/>
    <w:rsid w:val="004644D9"/>
    <w:pPr>
      <w:ind w:left="720"/>
      <w:contextualSpacing/>
    </w:pPr>
  </w:style>
  <w:style w:type="paragraph" w:customStyle="1" w:styleId="ConsPlusNormal">
    <w:name w:val="ConsPlusNormal"/>
    <w:uiPriority w:val="99"/>
    <w:rsid w:val="004644D9"/>
    <w:pPr>
      <w:spacing w:after="0" w:line="240" w:lineRule="auto"/>
    </w:pPr>
    <w:rPr>
      <w:rFonts w:ascii="Calibri" w:eastAsia="Times New Roman" w:hAnsi="Calibri" w:cs="Calibri"/>
      <w:szCs w:val="20"/>
      <w:lang w:eastAsia="ru-RU"/>
    </w:rPr>
  </w:style>
  <w:style w:type="paragraph" w:customStyle="1" w:styleId="Default">
    <w:name w:val="Default"/>
    <w:uiPriority w:val="99"/>
    <w:rsid w:val="004644D9"/>
    <w:pPr>
      <w:spacing w:after="0" w:line="240" w:lineRule="auto"/>
    </w:pPr>
    <w:rPr>
      <w:rFonts w:ascii="Times New Roman" w:eastAsia="Calibri" w:hAnsi="Times New Roman" w:cs="Times New Roman"/>
      <w:color w:val="000000"/>
      <w:sz w:val="24"/>
      <w:szCs w:val="24"/>
    </w:rPr>
  </w:style>
  <w:style w:type="character" w:customStyle="1" w:styleId="lrzxr">
    <w:name w:val="lrzxr"/>
    <w:rsid w:val="004644D9"/>
  </w:style>
  <w:style w:type="paragraph" w:styleId="ad">
    <w:name w:val="header"/>
    <w:basedOn w:val="a2"/>
    <w:link w:val="ae"/>
    <w:uiPriority w:val="99"/>
    <w:unhideWhenUsed/>
    <w:rsid w:val="004644D9"/>
    <w:pPr>
      <w:tabs>
        <w:tab w:val="center" w:pos="4677"/>
        <w:tab w:val="right" w:pos="9355"/>
      </w:tabs>
    </w:pPr>
  </w:style>
  <w:style w:type="character" w:customStyle="1" w:styleId="ae">
    <w:name w:val="Верхний колонтитул Знак"/>
    <w:basedOn w:val="a3"/>
    <w:link w:val="ad"/>
    <w:uiPriority w:val="99"/>
    <w:rsid w:val="004644D9"/>
    <w:rPr>
      <w:rFonts w:ascii="Times New Roman" w:eastAsia="Times New Roman" w:hAnsi="Times New Roman" w:cs="Times New Roman"/>
      <w:sz w:val="24"/>
      <w:szCs w:val="24"/>
      <w:lang w:eastAsia="ru-RU"/>
    </w:rPr>
  </w:style>
  <w:style w:type="paragraph" w:styleId="af">
    <w:name w:val="footer"/>
    <w:basedOn w:val="a2"/>
    <w:link w:val="af0"/>
    <w:uiPriority w:val="99"/>
    <w:unhideWhenUsed/>
    <w:rsid w:val="004644D9"/>
    <w:pPr>
      <w:tabs>
        <w:tab w:val="center" w:pos="4677"/>
        <w:tab w:val="right" w:pos="9355"/>
      </w:tabs>
    </w:pPr>
  </w:style>
  <w:style w:type="character" w:customStyle="1" w:styleId="af0">
    <w:name w:val="Нижний колонтитул Знак"/>
    <w:basedOn w:val="a3"/>
    <w:link w:val="af"/>
    <w:uiPriority w:val="99"/>
    <w:rsid w:val="004644D9"/>
    <w:rPr>
      <w:rFonts w:ascii="Times New Roman" w:eastAsia="Times New Roman" w:hAnsi="Times New Roman" w:cs="Times New Roman"/>
      <w:sz w:val="24"/>
      <w:szCs w:val="24"/>
      <w:lang w:eastAsia="ru-RU"/>
    </w:rPr>
  </w:style>
  <w:style w:type="table" w:styleId="af1">
    <w:name w:val="Table Grid"/>
    <w:basedOn w:val="a4"/>
    <w:uiPriority w:val="39"/>
    <w:rsid w:val="00B53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basedOn w:val="a2"/>
    <w:uiPriority w:val="99"/>
    <w:unhideWhenUsed/>
    <w:rsid w:val="00CE6A72"/>
  </w:style>
  <w:style w:type="character" w:styleId="af3">
    <w:name w:val="FollowedHyperlink"/>
    <w:basedOn w:val="a3"/>
    <w:uiPriority w:val="99"/>
    <w:semiHidden/>
    <w:unhideWhenUsed/>
    <w:rsid w:val="00A41F96"/>
    <w:rPr>
      <w:color w:val="954F72" w:themeColor="followedHyperlink"/>
      <w:u w:val="single"/>
    </w:rPr>
  </w:style>
  <w:style w:type="character" w:customStyle="1" w:styleId="message-time">
    <w:name w:val="message-time"/>
    <w:basedOn w:val="a3"/>
    <w:rsid w:val="00A2358E"/>
  </w:style>
  <w:style w:type="character" w:styleId="af4">
    <w:name w:val="annotation reference"/>
    <w:basedOn w:val="a3"/>
    <w:uiPriority w:val="99"/>
    <w:semiHidden/>
    <w:unhideWhenUsed/>
    <w:rsid w:val="00376CFA"/>
    <w:rPr>
      <w:sz w:val="16"/>
      <w:szCs w:val="16"/>
    </w:rPr>
  </w:style>
  <w:style w:type="paragraph" w:styleId="af5">
    <w:name w:val="annotation text"/>
    <w:basedOn w:val="a2"/>
    <w:link w:val="af6"/>
    <w:uiPriority w:val="99"/>
    <w:semiHidden/>
    <w:unhideWhenUsed/>
    <w:rsid w:val="00376CFA"/>
    <w:rPr>
      <w:sz w:val="20"/>
      <w:szCs w:val="20"/>
    </w:rPr>
  </w:style>
  <w:style w:type="character" w:customStyle="1" w:styleId="af6">
    <w:name w:val="Текст примечания Знак"/>
    <w:basedOn w:val="a3"/>
    <w:link w:val="af5"/>
    <w:uiPriority w:val="99"/>
    <w:semiHidden/>
    <w:rsid w:val="00376CFA"/>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376CFA"/>
    <w:rPr>
      <w:b/>
      <w:bCs/>
    </w:rPr>
  </w:style>
  <w:style w:type="character" w:customStyle="1" w:styleId="af8">
    <w:name w:val="Тема примечания Знак"/>
    <w:basedOn w:val="af6"/>
    <w:link w:val="af7"/>
    <w:uiPriority w:val="99"/>
    <w:semiHidden/>
    <w:rsid w:val="00376CFA"/>
    <w:rPr>
      <w:rFonts w:ascii="Times New Roman" w:eastAsia="Times New Roman" w:hAnsi="Times New Roman" w:cs="Times New Roman"/>
      <w:b/>
      <w:bCs/>
      <w:sz w:val="20"/>
      <w:szCs w:val="20"/>
      <w:lang w:eastAsia="ru-RU"/>
    </w:rPr>
  </w:style>
  <w:style w:type="paragraph" w:styleId="af9">
    <w:name w:val="Balloon Text"/>
    <w:basedOn w:val="a2"/>
    <w:link w:val="afa"/>
    <w:uiPriority w:val="99"/>
    <w:semiHidden/>
    <w:unhideWhenUsed/>
    <w:rsid w:val="00376CFA"/>
    <w:rPr>
      <w:rFonts w:ascii="Segoe UI" w:hAnsi="Segoe UI" w:cs="Segoe UI"/>
      <w:sz w:val="18"/>
      <w:szCs w:val="18"/>
    </w:rPr>
  </w:style>
  <w:style w:type="character" w:customStyle="1" w:styleId="afa">
    <w:name w:val="Текст выноски Знак"/>
    <w:basedOn w:val="a3"/>
    <w:link w:val="af9"/>
    <w:uiPriority w:val="99"/>
    <w:semiHidden/>
    <w:rsid w:val="00376CFA"/>
    <w:rPr>
      <w:rFonts w:ascii="Segoe UI" w:eastAsia="Times New Roman" w:hAnsi="Segoe UI" w:cs="Segoe UI"/>
      <w:sz w:val="18"/>
      <w:szCs w:val="18"/>
      <w:lang w:eastAsia="ru-RU"/>
    </w:rPr>
  </w:style>
  <w:style w:type="character" w:styleId="afb">
    <w:name w:val="Strong"/>
    <w:basedOn w:val="a3"/>
    <w:uiPriority w:val="22"/>
    <w:qFormat/>
    <w:rsid w:val="001A09B5"/>
    <w:rPr>
      <w:b/>
      <w:bCs/>
    </w:rPr>
  </w:style>
  <w:style w:type="character" w:customStyle="1" w:styleId="10">
    <w:name w:val="Неразрешенное упоминание1"/>
    <w:basedOn w:val="a3"/>
    <w:uiPriority w:val="99"/>
    <w:semiHidden/>
    <w:unhideWhenUsed/>
    <w:rsid w:val="0098681E"/>
    <w:rPr>
      <w:color w:val="605E5C"/>
      <w:shd w:val="clear" w:color="auto" w:fill="E1DFDD"/>
    </w:rPr>
  </w:style>
  <w:style w:type="numbering" w:customStyle="1" w:styleId="02">
    <w:name w:val="Договор_стандарт_02"/>
    <w:uiPriority w:val="99"/>
    <w:rsid w:val="002F6FB0"/>
    <w:pPr>
      <w:numPr>
        <w:numId w:val="37"/>
      </w:numPr>
    </w:pPr>
  </w:style>
  <w:style w:type="paragraph" w:customStyle="1" w:styleId="a">
    <w:name w:val="Нумерация (старшая)"/>
    <w:basedOn w:val="a2"/>
    <w:autoRedefine/>
    <w:qFormat/>
    <w:rsid w:val="002F6FB0"/>
    <w:pPr>
      <w:keepNext/>
      <w:keepLines/>
      <w:numPr>
        <w:numId w:val="38"/>
      </w:numPr>
      <w:tabs>
        <w:tab w:val="clear" w:pos="709"/>
        <w:tab w:val="num" w:pos="360"/>
        <w:tab w:val="left" w:pos="425"/>
      </w:tabs>
      <w:spacing w:before="140" w:after="140"/>
      <w:jc w:val="center"/>
    </w:pPr>
    <w:rPr>
      <w:rFonts w:ascii="Georgia" w:hAnsi="Georgia"/>
      <w:b/>
      <w:spacing w:val="-1"/>
      <w:sz w:val="20"/>
      <w:szCs w:val="22"/>
    </w:rPr>
  </w:style>
  <w:style w:type="paragraph" w:customStyle="1" w:styleId="a0">
    <w:name w:val="Нумерация (средняя)"/>
    <w:basedOn w:val="a2"/>
    <w:link w:val="afc"/>
    <w:qFormat/>
    <w:rsid w:val="002F6FB0"/>
    <w:pPr>
      <w:numPr>
        <w:ilvl w:val="1"/>
        <w:numId w:val="38"/>
      </w:numPr>
      <w:tabs>
        <w:tab w:val="left" w:pos="425"/>
      </w:tabs>
      <w:spacing w:line="360" w:lineRule="auto"/>
      <w:jc w:val="both"/>
    </w:pPr>
    <w:rPr>
      <w:rFonts w:ascii="Georgia" w:hAnsi="Georgia"/>
      <w:sz w:val="20"/>
      <w:szCs w:val="22"/>
    </w:rPr>
  </w:style>
  <w:style w:type="paragraph" w:customStyle="1" w:styleId="a1">
    <w:name w:val="Нумерация (младшая)"/>
    <w:basedOn w:val="a2"/>
    <w:autoRedefine/>
    <w:qFormat/>
    <w:rsid w:val="002F6FB0"/>
    <w:pPr>
      <w:numPr>
        <w:ilvl w:val="2"/>
        <w:numId w:val="38"/>
      </w:numPr>
      <w:tabs>
        <w:tab w:val="clear" w:pos="709"/>
        <w:tab w:val="num" w:pos="360"/>
        <w:tab w:val="left" w:pos="425"/>
      </w:tabs>
      <w:spacing w:line="360" w:lineRule="auto"/>
      <w:jc w:val="both"/>
    </w:pPr>
    <w:rPr>
      <w:rFonts w:ascii="Georgia" w:hAnsi="Georgia"/>
      <w:sz w:val="20"/>
      <w:szCs w:val="22"/>
    </w:rPr>
  </w:style>
  <w:style w:type="character" w:customStyle="1" w:styleId="afc">
    <w:name w:val="Нумерация (средняя) Знак"/>
    <w:link w:val="a0"/>
    <w:rsid w:val="002F6FB0"/>
    <w:rPr>
      <w:rFonts w:ascii="Georgia" w:eastAsia="Times New Roman" w:hAnsi="Georgia" w:cs="Times New Roman"/>
      <w:sz w:val="20"/>
      <w:lang w:eastAsia="ru-RU"/>
    </w:rPr>
  </w:style>
  <w:style w:type="paragraph" w:customStyle="1" w:styleId="0">
    <w:name w:val="_Уровень_0"/>
    <w:basedOn w:val="a2"/>
    <w:autoRedefine/>
    <w:rsid w:val="00951037"/>
    <w:pPr>
      <w:keepNext/>
      <w:keepLines/>
      <w:widowControl w:val="0"/>
      <w:numPr>
        <w:numId w:val="40"/>
      </w:numPr>
      <w:tabs>
        <w:tab w:val="left" w:pos="284"/>
      </w:tabs>
      <w:autoSpaceDE w:val="0"/>
      <w:autoSpaceDN w:val="0"/>
      <w:adjustRightInd w:val="0"/>
      <w:spacing w:before="20"/>
      <w:ind w:left="0" w:firstLine="0"/>
      <w:jc w:val="center"/>
    </w:pPr>
    <w:rPr>
      <w:b/>
      <w:bCs/>
    </w:rPr>
  </w:style>
  <w:style w:type="paragraph" w:customStyle="1" w:styleId="1">
    <w:name w:val="_Уровень_1"/>
    <w:basedOn w:val="0"/>
    <w:next w:val="a2"/>
    <w:autoRedefine/>
    <w:rsid w:val="00951037"/>
    <w:pPr>
      <w:keepNext w:val="0"/>
      <w:numPr>
        <w:ilvl w:val="1"/>
      </w:numPr>
      <w:tabs>
        <w:tab w:val="left" w:pos="993"/>
      </w:tabs>
      <w:spacing w:before="0"/>
      <w:jc w:val="both"/>
    </w:pPr>
    <w:rPr>
      <w:b w:val="0"/>
      <w:spacing w:val="-2"/>
      <w:szCs w:val="15"/>
    </w:rPr>
  </w:style>
  <w:style w:type="paragraph" w:customStyle="1" w:styleId="afd">
    <w:basedOn w:val="a2"/>
    <w:next w:val="a7"/>
    <w:link w:val="afe"/>
    <w:qFormat/>
    <w:rsid w:val="00811615"/>
    <w:pPr>
      <w:jc w:val="center"/>
    </w:pPr>
    <w:rPr>
      <w:szCs w:val="20"/>
    </w:rPr>
  </w:style>
  <w:style w:type="character" w:customStyle="1" w:styleId="afe">
    <w:name w:val="Название Знак"/>
    <w:link w:val="afd"/>
    <w:rsid w:val="00811615"/>
    <w:rPr>
      <w:sz w:val="24"/>
    </w:rPr>
  </w:style>
  <w:style w:type="character" w:customStyle="1" w:styleId="2">
    <w:name w:val="Неразрешенное упоминание2"/>
    <w:basedOn w:val="a3"/>
    <w:uiPriority w:val="99"/>
    <w:semiHidden/>
    <w:unhideWhenUsed/>
    <w:rsid w:val="009E5201"/>
    <w:rPr>
      <w:color w:val="605E5C"/>
      <w:shd w:val="clear" w:color="auto" w:fill="E1DFDD"/>
    </w:rPr>
  </w:style>
  <w:style w:type="paragraph" w:styleId="aff">
    <w:name w:val="Revision"/>
    <w:hidden/>
    <w:uiPriority w:val="99"/>
    <w:semiHidden/>
    <w:rsid w:val="00E91208"/>
    <w:pPr>
      <w:spacing w:after="0"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3960">
      <w:bodyDiv w:val="1"/>
      <w:marLeft w:val="0"/>
      <w:marRight w:val="0"/>
      <w:marTop w:val="0"/>
      <w:marBottom w:val="0"/>
      <w:divBdr>
        <w:top w:val="none" w:sz="0" w:space="0" w:color="auto"/>
        <w:left w:val="none" w:sz="0" w:space="0" w:color="auto"/>
        <w:bottom w:val="none" w:sz="0" w:space="0" w:color="auto"/>
        <w:right w:val="none" w:sz="0" w:space="0" w:color="auto"/>
      </w:divBdr>
    </w:div>
    <w:div w:id="246427149">
      <w:bodyDiv w:val="1"/>
      <w:marLeft w:val="0"/>
      <w:marRight w:val="0"/>
      <w:marTop w:val="0"/>
      <w:marBottom w:val="0"/>
      <w:divBdr>
        <w:top w:val="none" w:sz="0" w:space="0" w:color="auto"/>
        <w:left w:val="none" w:sz="0" w:space="0" w:color="auto"/>
        <w:bottom w:val="none" w:sz="0" w:space="0" w:color="auto"/>
        <w:right w:val="none" w:sz="0" w:space="0" w:color="auto"/>
      </w:divBdr>
    </w:div>
    <w:div w:id="712119201">
      <w:bodyDiv w:val="1"/>
      <w:marLeft w:val="0"/>
      <w:marRight w:val="0"/>
      <w:marTop w:val="0"/>
      <w:marBottom w:val="0"/>
      <w:divBdr>
        <w:top w:val="none" w:sz="0" w:space="0" w:color="auto"/>
        <w:left w:val="none" w:sz="0" w:space="0" w:color="auto"/>
        <w:bottom w:val="none" w:sz="0" w:space="0" w:color="auto"/>
        <w:right w:val="none" w:sz="0" w:space="0" w:color="auto"/>
      </w:divBdr>
      <w:divsChild>
        <w:div w:id="2133397559">
          <w:marLeft w:val="0"/>
          <w:marRight w:val="0"/>
          <w:marTop w:val="0"/>
          <w:marBottom w:val="0"/>
          <w:divBdr>
            <w:top w:val="none" w:sz="0" w:space="0" w:color="auto"/>
            <w:left w:val="none" w:sz="0" w:space="0" w:color="auto"/>
            <w:bottom w:val="none" w:sz="0" w:space="0" w:color="auto"/>
            <w:right w:val="none" w:sz="0" w:space="0" w:color="auto"/>
          </w:divBdr>
        </w:div>
      </w:divsChild>
    </w:div>
    <w:div w:id="1028019595">
      <w:bodyDiv w:val="1"/>
      <w:marLeft w:val="0"/>
      <w:marRight w:val="0"/>
      <w:marTop w:val="0"/>
      <w:marBottom w:val="0"/>
      <w:divBdr>
        <w:top w:val="none" w:sz="0" w:space="0" w:color="auto"/>
        <w:left w:val="none" w:sz="0" w:space="0" w:color="auto"/>
        <w:bottom w:val="none" w:sz="0" w:space="0" w:color="auto"/>
        <w:right w:val="none" w:sz="0" w:space="0" w:color="auto"/>
      </w:divBdr>
    </w:div>
    <w:div w:id="1033307794">
      <w:bodyDiv w:val="1"/>
      <w:marLeft w:val="0"/>
      <w:marRight w:val="0"/>
      <w:marTop w:val="0"/>
      <w:marBottom w:val="0"/>
      <w:divBdr>
        <w:top w:val="none" w:sz="0" w:space="0" w:color="auto"/>
        <w:left w:val="none" w:sz="0" w:space="0" w:color="auto"/>
        <w:bottom w:val="none" w:sz="0" w:space="0" w:color="auto"/>
        <w:right w:val="none" w:sz="0" w:space="0" w:color="auto"/>
      </w:divBdr>
    </w:div>
    <w:div w:id="181956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tavrida.art"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benataksa@yandex.ru"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40DAC-4567-482A-B4D6-0DE7A8953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4490</Words>
  <Characters>25593</Characters>
  <Application>Microsoft Office Word</Application>
  <DocSecurity>0</DocSecurity>
  <Lines>213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Марина Богданова</cp:lastModifiedBy>
  <cp:revision>4</cp:revision>
  <dcterms:created xsi:type="dcterms:W3CDTF">2025-07-30T09:44:00Z</dcterms:created>
  <dcterms:modified xsi:type="dcterms:W3CDTF">2025-07-30T12:42:00Z</dcterms:modified>
</cp:coreProperties>
</file>